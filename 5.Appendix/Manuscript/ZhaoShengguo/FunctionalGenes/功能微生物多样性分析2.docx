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1D38F" w14:textId="77777777" w:rsidR="00406719" w:rsidRPr="00E03905" w:rsidRDefault="00406719" w:rsidP="00F80B93">
      <w:pPr>
        <w:spacing w:line="360" w:lineRule="auto"/>
        <w:jc w:val="center"/>
        <w:rPr>
          <w:b/>
          <w:sz w:val="32"/>
        </w:rPr>
      </w:pPr>
      <w:r w:rsidRPr="00E03905">
        <w:rPr>
          <w:rFonts w:hint="eastAsia"/>
          <w:b/>
          <w:sz w:val="32"/>
        </w:rPr>
        <w:t>功能</w:t>
      </w:r>
      <w:r w:rsidRPr="00E03905">
        <w:rPr>
          <w:b/>
          <w:sz w:val="32"/>
        </w:rPr>
        <w:t>微生物多样性</w:t>
      </w:r>
      <w:r w:rsidRPr="00E03905">
        <w:rPr>
          <w:rFonts w:hint="eastAsia"/>
          <w:b/>
          <w:sz w:val="32"/>
        </w:rPr>
        <w:t>分析</w:t>
      </w:r>
    </w:p>
    <w:p w14:paraId="7E5DE1E6" w14:textId="77777777" w:rsidR="00406719" w:rsidRDefault="00406719" w:rsidP="00F80B93">
      <w:pPr>
        <w:spacing w:line="360" w:lineRule="auto"/>
      </w:pPr>
    </w:p>
    <w:p w14:paraId="72B0234C" w14:textId="77777777" w:rsidR="00587DCD" w:rsidRDefault="002418FD" w:rsidP="002418FD">
      <w:pPr>
        <w:spacing w:line="360" w:lineRule="auto"/>
        <w:jc w:val="center"/>
      </w:pPr>
      <w:r>
        <w:rPr>
          <w:rFonts w:hint="eastAsia"/>
        </w:rPr>
        <w:t>赵圣国</w:t>
      </w:r>
    </w:p>
    <w:p w14:paraId="6A47066E" w14:textId="77777777" w:rsidR="002418FD" w:rsidRDefault="002418FD" w:rsidP="002418FD">
      <w:pPr>
        <w:spacing w:line="360" w:lineRule="auto"/>
        <w:jc w:val="center"/>
      </w:pPr>
      <w:r>
        <w:rPr>
          <w:rFonts w:hint="eastAsia"/>
        </w:rPr>
        <w:t>中国农业</w:t>
      </w:r>
      <w:r>
        <w:t>科学院北京畜牧兽医研究所</w:t>
      </w:r>
    </w:p>
    <w:p w14:paraId="41CE927C" w14:textId="77777777" w:rsidR="002418FD" w:rsidRPr="002418FD" w:rsidRDefault="002418FD" w:rsidP="00F80B93">
      <w:pPr>
        <w:spacing w:line="360" w:lineRule="auto"/>
      </w:pPr>
    </w:p>
    <w:p w14:paraId="2CD687CC" w14:textId="716FB3D8" w:rsidR="00587DCD" w:rsidRDefault="005A59A7" w:rsidP="00F80B93">
      <w:pPr>
        <w:spacing w:line="360" w:lineRule="auto"/>
        <w:ind w:firstLineChars="202" w:firstLine="424"/>
      </w:pPr>
      <w:r>
        <w:rPr>
          <w:rFonts w:hint="eastAsia"/>
        </w:rPr>
        <w:t>微生物</w:t>
      </w:r>
      <w:r>
        <w:t>多样性分析中，物种注释是</w:t>
      </w:r>
      <w:r>
        <w:rPr>
          <w:rFonts w:hint="eastAsia"/>
        </w:rPr>
        <w:t>最为</w:t>
      </w:r>
      <w:r w:rsidR="00311DD1">
        <w:t>关键的步骤。</w:t>
      </w:r>
      <w:r>
        <w:t>对于</w:t>
      </w:r>
      <w:r>
        <w:rPr>
          <w:rFonts w:hint="eastAsia"/>
        </w:rPr>
        <w:t>微生物</w:t>
      </w:r>
      <w:r>
        <w:t>多样性分析，常使用</w:t>
      </w:r>
      <w:r>
        <w:rPr>
          <w:rFonts w:hint="eastAsia"/>
        </w:rPr>
        <w:t>16</w:t>
      </w:r>
      <w:r>
        <w:t>S rRNA</w:t>
      </w:r>
      <w:r>
        <w:t>基因</w:t>
      </w:r>
      <w:r>
        <w:rPr>
          <w:rFonts w:hint="eastAsia"/>
        </w:rPr>
        <w:t>或</w:t>
      </w:r>
      <w:r>
        <w:t>ITS</w:t>
      </w:r>
      <w:r w:rsidR="00735EB7">
        <w:rPr>
          <w:rFonts w:hint="eastAsia"/>
        </w:rPr>
        <w:t>序列</w:t>
      </w:r>
      <w:r>
        <w:rPr>
          <w:rFonts w:hint="eastAsia"/>
        </w:rPr>
        <w:t>，</w:t>
      </w:r>
      <w:r>
        <w:t>利用</w:t>
      </w:r>
      <w:r w:rsidRPr="005A59A7">
        <w:t>RDP Classifier</w:t>
      </w:r>
      <w:r>
        <w:rPr>
          <w:rFonts w:hint="eastAsia"/>
        </w:rPr>
        <w:t>等通过朴素贝叶斯算法</w:t>
      </w:r>
      <w:r>
        <w:t>对序列进行物种注释。</w:t>
      </w:r>
    </w:p>
    <w:p w14:paraId="3D247467" w14:textId="77777777" w:rsidR="00406719" w:rsidRDefault="005A59A7" w:rsidP="00F80B93">
      <w:pPr>
        <w:spacing w:line="360" w:lineRule="auto"/>
        <w:ind w:firstLineChars="202" w:firstLine="424"/>
      </w:pPr>
      <w:r>
        <w:rPr>
          <w:rFonts w:hint="eastAsia"/>
        </w:rPr>
        <w:t>功能</w:t>
      </w:r>
      <w:r>
        <w:t>微生物是指执行某一特定功能的一类微生物群体，比如产甲烷微生物、</w:t>
      </w:r>
      <w:r>
        <w:rPr>
          <w:rFonts w:hint="eastAsia"/>
        </w:rPr>
        <w:t>尿素</w:t>
      </w:r>
      <w:r>
        <w:t>分解微生物、氨氧化微生物、固氮微生物。与</w:t>
      </w:r>
      <w:r>
        <w:rPr>
          <w:rFonts w:hint="eastAsia"/>
        </w:rPr>
        <w:t>一般性</w:t>
      </w:r>
      <w:r>
        <w:t>微生物相比，功能微生物与</w:t>
      </w:r>
      <w:r>
        <w:rPr>
          <w:rFonts w:hint="eastAsia"/>
        </w:rPr>
        <w:t>生态位</w:t>
      </w:r>
      <w:r>
        <w:t>表型</w:t>
      </w:r>
      <w:r>
        <w:rPr>
          <w:rFonts w:hint="eastAsia"/>
        </w:rPr>
        <w:t>具有</w:t>
      </w:r>
      <w:r>
        <w:t>更</w:t>
      </w:r>
      <w:r>
        <w:rPr>
          <w:rFonts w:hint="eastAsia"/>
        </w:rPr>
        <w:t>直接</w:t>
      </w:r>
      <w:r>
        <w:t>的联系，更能反映出生态位的功能变化</w:t>
      </w:r>
      <w:r w:rsidR="002418FD">
        <w:rPr>
          <w:rFonts w:hint="eastAsia"/>
        </w:rPr>
        <w:t>。</w:t>
      </w:r>
      <w:r>
        <w:t>因此研究功能微生物多样性，</w:t>
      </w:r>
      <w:r>
        <w:rPr>
          <w:rFonts w:hint="eastAsia"/>
        </w:rPr>
        <w:t>对于</w:t>
      </w:r>
      <w:r>
        <w:t>解析生态位的功能机制具有重要意义</w:t>
      </w:r>
      <w:r>
        <w:rPr>
          <w:rFonts w:hint="eastAsia"/>
        </w:rPr>
        <w:t>。</w:t>
      </w:r>
      <w:r>
        <w:t>功能</w:t>
      </w:r>
      <w:r>
        <w:rPr>
          <w:rFonts w:hint="eastAsia"/>
        </w:rPr>
        <w:t>微生物</w:t>
      </w:r>
      <w:r>
        <w:t>多样性研究中，常对</w:t>
      </w:r>
      <w:r>
        <w:rPr>
          <w:rFonts w:hint="eastAsia"/>
        </w:rPr>
        <w:t>某些关键</w:t>
      </w:r>
      <w:r>
        <w:t>功能基因进行测序分析。与</w:t>
      </w:r>
      <w:r>
        <w:rPr>
          <w:rFonts w:hint="eastAsia"/>
        </w:rPr>
        <w:t>16</w:t>
      </w:r>
      <w:r>
        <w:t>S rRNA</w:t>
      </w:r>
      <w:r>
        <w:t>基因</w:t>
      </w:r>
      <w:r>
        <w:rPr>
          <w:rFonts w:hint="eastAsia"/>
        </w:rPr>
        <w:t>或</w:t>
      </w:r>
      <w:r>
        <w:t>ITS</w:t>
      </w:r>
      <w:r>
        <w:t>基因</w:t>
      </w:r>
      <w:r>
        <w:rPr>
          <w:rFonts w:hint="eastAsia"/>
        </w:rPr>
        <w:t>相比</w:t>
      </w:r>
      <w:r>
        <w:t>，功能基因</w:t>
      </w:r>
      <w:r>
        <w:rPr>
          <w:rFonts w:hint="eastAsia"/>
        </w:rPr>
        <w:t>常</w:t>
      </w:r>
      <w:r>
        <w:t>具有多个不同拷贝，难以作为系统发育的标签基因，无法根据</w:t>
      </w:r>
      <w:r w:rsidR="002418FD">
        <w:rPr>
          <w:rFonts w:hint="eastAsia"/>
        </w:rPr>
        <w:t>基因</w:t>
      </w:r>
      <w:r>
        <w:t>序列组成</w:t>
      </w:r>
      <w:r w:rsidR="007A6731">
        <w:rPr>
          <w:rFonts w:hint="eastAsia"/>
        </w:rPr>
        <w:t>和</w:t>
      </w:r>
      <w:r w:rsidR="007A6731">
        <w:t>相似</w:t>
      </w:r>
      <w:r>
        <w:t>特点直接进行物种注释，所以</w:t>
      </w:r>
      <w:r>
        <w:rPr>
          <w:rFonts w:hint="eastAsia"/>
        </w:rPr>
        <w:t>常用</w:t>
      </w:r>
      <w:r>
        <w:t>的</w:t>
      </w:r>
      <w:r w:rsidRPr="005A59A7">
        <w:t>RDP Classifier</w:t>
      </w:r>
      <w:r>
        <w:rPr>
          <w:rFonts w:hint="eastAsia"/>
        </w:rPr>
        <w:t>等</w:t>
      </w:r>
      <w:r>
        <w:t>算法无法适用于功能基因物种注释分析。</w:t>
      </w:r>
    </w:p>
    <w:p w14:paraId="3A925E59" w14:textId="77777777" w:rsidR="00406719" w:rsidRDefault="007A6731" w:rsidP="00F80B93">
      <w:pPr>
        <w:spacing w:line="360" w:lineRule="auto"/>
        <w:ind w:firstLineChars="202" w:firstLine="424"/>
      </w:pPr>
      <w:r>
        <w:t>GraftM</w:t>
      </w:r>
      <w:r>
        <w:t>是</w:t>
      </w:r>
      <w:r>
        <w:rPr>
          <w:rFonts w:hint="eastAsia"/>
        </w:rPr>
        <w:t>用于</w:t>
      </w:r>
      <w:r>
        <w:t>功能基因注释的</w:t>
      </w:r>
      <w:r>
        <w:rPr>
          <w:rFonts w:hint="eastAsia"/>
        </w:rPr>
        <w:t>优秀软件，它</w:t>
      </w:r>
      <w:r>
        <w:t>通过对已知功能基因</w:t>
      </w:r>
      <w:r>
        <w:rPr>
          <w:rFonts w:hint="eastAsia"/>
        </w:rPr>
        <w:t>构建</w:t>
      </w:r>
      <w:r>
        <w:t>系统发育树</w:t>
      </w:r>
      <w:r>
        <w:rPr>
          <w:rFonts w:hint="eastAsia"/>
        </w:rPr>
        <w:t>（含</w:t>
      </w:r>
      <w:r>
        <w:t>物种信息</w:t>
      </w:r>
      <w:r>
        <w:rPr>
          <w:rFonts w:hint="eastAsia"/>
        </w:rPr>
        <w:t>）</w:t>
      </w:r>
      <w:r>
        <w:t>，然后将查询</w:t>
      </w:r>
      <w:r>
        <w:rPr>
          <w:rFonts w:hint="eastAsia"/>
        </w:rPr>
        <w:t>功能</w:t>
      </w:r>
      <w:r>
        <w:t>基因</w:t>
      </w:r>
      <w:r>
        <w:rPr>
          <w:rFonts w:hint="eastAsia"/>
        </w:rPr>
        <w:t>定位</w:t>
      </w:r>
      <w:r>
        <w:t>到系统发育树，</w:t>
      </w:r>
      <w:r>
        <w:rPr>
          <w:rFonts w:hint="eastAsia"/>
        </w:rPr>
        <w:t>根据树上</w:t>
      </w:r>
      <w:r>
        <w:t>位置和距离，注释查询功能基因物种信息。</w:t>
      </w:r>
    </w:p>
    <w:p w14:paraId="1C3A4863" w14:textId="5BC1036B" w:rsidR="002418FD" w:rsidRDefault="002418FD" w:rsidP="00F80B93">
      <w:pPr>
        <w:spacing w:line="360" w:lineRule="auto"/>
        <w:ind w:firstLineChars="202" w:firstLine="424"/>
      </w:pPr>
      <w:r>
        <w:rPr>
          <w:rFonts w:hint="eastAsia"/>
        </w:rPr>
        <w:t>本</w:t>
      </w:r>
      <w:r>
        <w:t>章节介绍了</w:t>
      </w:r>
      <w:r>
        <w:rPr>
          <w:rFonts w:hint="eastAsia"/>
        </w:rPr>
        <w:t>功能</w:t>
      </w:r>
      <w:r>
        <w:t>微生物多样性研究，</w:t>
      </w:r>
      <w:r>
        <w:rPr>
          <w:rFonts w:hint="eastAsia"/>
        </w:rPr>
        <w:t>重点</w:t>
      </w:r>
      <w:r>
        <w:t>介绍了</w:t>
      </w:r>
      <w:r>
        <w:rPr>
          <w:rFonts w:hint="eastAsia"/>
        </w:rPr>
        <w:t>基于</w:t>
      </w:r>
      <w:r>
        <w:t>GraftM</w:t>
      </w:r>
      <w:r>
        <w:t>进行功能微生物的物种注释</w:t>
      </w:r>
      <w:r>
        <w:rPr>
          <w:rFonts w:hint="eastAsia"/>
        </w:rPr>
        <w:t>。</w:t>
      </w:r>
      <w:r>
        <w:t>功能</w:t>
      </w:r>
      <w:r>
        <w:rPr>
          <w:rFonts w:hint="eastAsia"/>
        </w:rPr>
        <w:t>微生物</w:t>
      </w:r>
      <w:r>
        <w:t>的</w:t>
      </w:r>
      <w:r>
        <w:t>OTU</w:t>
      </w:r>
      <w:r>
        <w:t>聚类、</w:t>
      </w:r>
      <w:r w:rsidRPr="002418FD">
        <w:rPr>
          <w:rFonts w:hint="eastAsia"/>
        </w:rPr>
        <w:t>α</w:t>
      </w:r>
      <w:r>
        <w:rPr>
          <w:rFonts w:hint="eastAsia"/>
        </w:rPr>
        <w:t>和</w:t>
      </w:r>
      <w:r w:rsidRPr="002418FD">
        <w:rPr>
          <w:rFonts w:hint="eastAsia"/>
        </w:rPr>
        <w:t>β</w:t>
      </w:r>
      <w:r>
        <w:rPr>
          <w:rFonts w:hint="eastAsia"/>
        </w:rPr>
        <w:t>多样性</w:t>
      </w:r>
      <w:r>
        <w:t>计算</w:t>
      </w:r>
      <w:r>
        <w:rPr>
          <w:rFonts w:hint="eastAsia"/>
        </w:rPr>
        <w:t>等</w:t>
      </w:r>
      <w:r>
        <w:t>可参考</w:t>
      </w:r>
      <w:r w:rsidR="00735EB7">
        <w:rPr>
          <w:rFonts w:hint="eastAsia"/>
        </w:rPr>
        <w:t>本书</w:t>
      </w:r>
      <w:r w:rsidR="00A95DA8">
        <w:rPr>
          <w:rFonts w:hint="eastAsia"/>
        </w:rPr>
        <w:t>第二章第</w:t>
      </w:r>
      <w:r w:rsidR="00A95DA8">
        <w:rPr>
          <w:rFonts w:hint="eastAsia"/>
        </w:rPr>
        <w:t>1/2</w:t>
      </w:r>
      <w:r w:rsidR="00735EB7">
        <w:rPr>
          <w:rFonts w:hint="eastAsia"/>
        </w:rPr>
        <w:t>节</w:t>
      </w:r>
      <w:r>
        <w:t>。</w:t>
      </w:r>
    </w:p>
    <w:p w14:paraId="02F7BF75" w14:textId="77777777" w:rsidR="00406719" w:rsidRDefault="00406719" w:rsidP="00F80B93">
      <w:pPr>
        <w:spacing w:line="360" w:lineRule="auto"/>
      </w:pPr>
    </w:p>
    <w:p w14:paraId="75789589" w14:textId="77777777" w:rsidR="009E7096" w:rsidRPr="007A6731" w:rsidRDefault="007A6731" w:rsidP="00F80B93">
      <w:pPr>
        <w:spacing w:line="360" w:lineRule="auto"/>
        <w:rPr>
          <w:b/>
        </w:rPr>
      </w:pPr>
      <w:r w:rsidRPr="007A6731">
        <w:rPr>
          <w:rFonts w:hint="eastAsia"/>
          <w:b/>
        </w:rPr>
        <w:t>一</w:t>
      </w:r>
      <w:r w:rsidRPr="007A6731">
        <w:rPr>
          <w:b/>
        </w:rPr>
        <w:t>、</w:t>
      </w:r>
      <w:r w:rsidR="00406719" w:rsidRPr="007A6731">
        <w:rPr>
          <w:rFonts w:hint="eastAsia"/>
          <w:b/>
        </w:rPr>
        <w:t>安装</w:t>
      </w:r>
      <w:r w:rsidR="00406719" w:rsidRPr="007A6731">
        <w:rPr>
          <w:b/>
        </w:rPr>
        <w:t>方法</w:t>
      </w:r>
    </w:p>
    <w:p w14:paraId="0663B317" w14:textId="6106DB60" w:rsidR="00EB1BEF" w:rsidRDefault="00EB1BEF" w:rsidP="00EB1BEF">
      <w:pPr>
        <w:spacing w:line="360" w:lineRule="auto"/>
      </w:pPr>
      <w:r>
        <w:rPr>
          <w:rFonts w:hint="eastAsia"/>
        </w:rPr>
        <w:t>方法</w:t>
      </w:r>
      <w:r>
        <w:rPr>
          <w:rFonts w:hint="eastAsia"/>
        </w:rPr>
        <w:t>1</w:t>
      </w:r>
      <w:r>
        <w:rPr>
          <w:rFonts w:hint="eastAsia"/>
        </w:rPr>
        <w:t>：通过</w:t>
      </w:r>
      <w:r>
        <w:rPr>
          <w:rFonts w:hint="eastAsia"/>
        </w:rPr>
        <w:t>c</w:t>
      </w:r>
      <w:r>
        <w:t>onda</w:t>
      </w:r>
      <w:r>
        <w:rPr>
          <w:rFonts w:hint="eastAsia"/>
        </w:rPr>
        <w:t>安装</w:t>
      </w:r>
      <w:r w:rsidR="001276FC">
        <w:rPr>
          <w:rFonts w:hint="eastAsia"/>
        </w:rPr>
        <w:t>(</w:t>
      </w:r>
      <w:r w:rsidR="001276FC">
        <w:rPr>
          <w:rFonts w:hint="eastAsia"/>
        </w:rPr>
        <w:t>提前安装</w:t>
      </w:r>
      <w:r w:rsidR="001276FC">
        <w:rPr>
          <w:rFonts w:hint="eastAsia"/>
        </w:rPr>
        <w:t>c</w:t>
      </w:r>
      <w:r w:rsidR="001276FC">
        <w:t>onda)</w:t>
      </w:r>
    </w:p>
    <w:p w14:paraId="635B54F4" w14:textId="54660838" w:rsidR="0056114C" w:rsidRDefault="0056114C" w:rsidP="0056114C">
      <w:pPr>
        <w:adjustRightInd w:val="0"/>
        <w:snapToGrid w:val="0"/>
        <w:spacing w:line="360" w:lineRule="auto"/>
        <w:rPr>
          <w:rFonts w:ascii="Times New Roman" w:hAnsi="Times New Roman" w:cs="Times New Roman"/>
          <w:kern w:val="1"/>
          <w:sz w:val="24"/>
          <w:szCs w:val="24"/>
          <w:shd w:val="pct15" w:color="auto" w:fill="FFFFFF"/>
        </w:rPr>
      </w:pPr>
      <w:r w:rsidRPr="003B4F40">
        <w:rPr>
          <w:rFonts w:ascii="Times New Roman" w:hAnsi="Times New Roman" w:cs="Times New Roman"/>
          <w:kern w:val="1"/>
          <w:sz w:val="24"/>
          <w:szCs w:val="24"/>
          <w:shd w:val="pct15" w:color="auto" w:fill="FFFFFF"/>
        </w:rPr>
        <w:t xml:space="preserve">conda create -n </w:t>
      </w:r>
      <w:r w:rsidR="007F3919" w:rsidRPr="007F3919">
        <w:rPr>
          <w:rFonts w:ascii="Times New Roman" w:hAnsi="Times New Roman" w:cs="Times New Roman"/>
          <w:kern w:val="1"/>
          <w:sz w:val="24"/>
          <w:szCs w:val="24"/>
          <w:shd w:val="pct15" w:color="auto" w:fill="FFFFFF"/>
        </w:rPr>
        <w:t>graftm</w:t>
      </w:r>
    </w:p>
    <w:p w14:paraId="3FC5EAB6" w14:textId="1753CD4E" w:rsidR="001276FC" w:rsidRDefault="001276FC" w:rsidP="0056114C">
      <w:pPr>
        <w:adjustRightInd w:val="0"/>
        <w:snapToGrid w:val="0"/>
        <w:spacing w:line="360" w:lineRule="auto"/>
        <w:rPr>
          <w:rFonts w:ascii="Times New Roman" w:hAnsi="Times New Roman" w:cs="Times New Roman"/>
          <w:kern w:val="1"/>
          <w:sz w:val="24"/>
          <w:szCs w:val="24"/>
          <w:shd w:val="pct15" w:color="auto" w:fill="FFFFFF"/>
        </w:rPr>
      </w:pPr>
      <w:r>
        <w:rPr>
          <w:rFonts w:ascii="Times New Roman" w:hAnsi="Times New Roman" w:cs="Times New Roman" w:hint="eastAsia"/>
          <w:kern w:val="1"/>
          <w:sz w:val="24"/>
          <w:szCs w:val="24"/>
          <w:shd w:val="pct15" w:color="auto" w:fill="FFFFFF"/>
        </w:rPr>
        <w:t>con</w:t>
      </w:r>
      <w:r>
        <w:rPr>
          <w:rFonts w:ascii="Times New Roman" w:hAnsi="Times New Roman" w:cs="Times New Roman"/>
          <w:kern w:val="1"/>
          <w:sz w:val="24"/>
          <w:szCs w:val="24"/>
          <w:shd w:val="pct15" w:color="auto" w:fill="FFFFFF"/>
        </w:rPr>
        <w:t xml:space="preserve">da activate </w:t>
      </w:r>
      <w:r w:rsidR="007F3919" w:rsidRPr="007F3919">
        <w:rPr>
          <w:rFonts w:ascii="Times New Roman" w:hAnsi="Times New Roman" w:cs="Times New Roman"/>
          <w:kern w:val="1"/>
          <w:sz w:val="24"/>
          <w:szCs w:val="24"/>
          <w:shd w:val="pct15" w:color="auto" w:fill="FFFFFF"/>
        </w:rPr>
        <w:t>graftm</w:t>
      </w:r>
    </w:p>
    <w:p w14:paraId="6C0DFCA8" w14:textId="22546159" w:rsidR="004F6E56" w:rsidRPr="003B4F40" w:rsidRDefault="004F6E56" w:rsidP="0056114C">
      <w:pPr>
        <w:adjustRightInd w:val="0"/>
        <w:snapToGrid w:val="0"/>
        <w:spacing w:line="360" w:lineRule="auto"/>
        <w:rPr>
          <w:rFonts w:ascii="Times New Roman" w:hAnsi="Times New Roman" w:cs="Times New Roman"/>
          <w:kern w:val="1"/>
          <w:sz w:val="24"/>
          <w:szCs w:val="24"/>
          <w:shd w:val="pct15" w:color="auto" w:fill="FFFFFF"/>
        </w:rPr>
      </w:pPr>
      <w:bookmarkStart w:id="0" w:name="OLE_LINK1"/>
      <w:r w:rsidRPr="004F6E56">
        <w:rPr>
          <w:rFonts w:ascii="Times New Roman" w:hAnsi="Times New Roman" w:cs="Times New Roman"/>
          <w:kern w:val="1"/>
          <w:sz w:val="24"/>
          <w:szCs w:val="24"/>
          <w:shd w:val="pct15" w:color="auto" w:fill="FFFFFF"/>
        </w:rPr>
        <w:t>conda install graftm</w:t>
      </w:r>
      <w:r w:rsidR="00C77BF5">
        <w:rPr>
          <w:rFonts w:ascii="Times New Roman" w:hAnsi="Times New Roman" w:cs="Times New Roman"/>
          <w:kern w:val="1"/>
          <w:sz w:val="24"/>
          <w:szCs w:val="24"/>
          <w:shd w:val="pct15" w:color="auto" w:fill="FFFFFF"/>
        </w:rPr>
        <w:t xml:space="preserve"> -c bioconda</w:t>
      </w:r>
      <w:r w:rsidR="00F30F1E">
        <w:rPr>
          <w:rFonts w:ascii="Times New Roman" w:hAnsi="Times New Roman" w:cs="Times New Roman"/>
          <w:kern w:val="1"/>
          <w:sz w:val="24"/>
          <w:szCs w:val="24"/>
          <w:shd w:val="pct15" w:color="auto" w:fill="FFFFFF"/>
        </w:rPr>
        <w:t xml:space="preserve"> </w:t>
      </w:r>
      <w:r w:rsidR="00F30F1E">
        <w:rPr>
          <w:rFonts w:ascii="Times New Roman" w:hAnsi="Times New Roman" w:cs="Times New Roman" w:hint="eastAsia"/>
          <w:kern w:val="1"/>
          <w:sz w:val="24"/>
          <w:szCs w:val="24"/>
          <w:shd w:val="pct15" w:color="auto" w:fill="FFFFFF"/>
        </w:rPr>
        <w:t>#</w:t>
      </w:r>
      <w:r w:rsidR="00F30F1E">
        <w:rPr>
          <w:rFonts w:ascii="Times New Roman" w:hAnsi="Times New Roman" w:cs="Times New Roman"/>
          <w:kern w:val="1"/>
          <w:sz w:val="24"/>
          <w:szCs w:val="24"/>
          <w:shd w:val="pct15" w:color="auto" w:fill="FFFFFF"/>
        </w:rPr>
        <w:t xml:space="preserve"> </w:t>
      </w:r>
      <w:r w:rsidR="00F30F1E" w:rsidRPr="00F30F1E">
        <w:rPr>
          <w:rFonts w:ascii="Times New Roman" w:hAnsi="Times New Roman" w:cs="Times New Roman"/>
          <w:kern w:val="1"/>
          <w:sz w:val="24"/>
          <w:szCs w:val="24"/>
          <w:shd w:val="pct15" w:color="auto" w:fill="FFFFFF"/>
        </w:rPr>
        <w:t>Examining @/linux-64::__glibc==2.31=0</w:t>
      </w:r>
    </w:p>
    <w:bookmarkEnd w:id="0"/>
    <w:p w14:paraId="59E41760" w14:textId="3A68D327" w:rsidR="001C168E" w:rsidRDefault="00A11435" w:rsidP="00F80B93">
      <w:pPr>
        <w:spacing w:line="360" w:lineRule="auto"/>
      </w:pPr>
      <w:r>
        <w:rPr>
          <w:rFonts w:hint="eastAsia"/>
        </w:rPr>
        <w:t>注：在</w:t>
      </w:r>
      <w:r>
        <w:rPr>
          <w:rFonts w:hint="eastAsia"/>
        </w:rPr>
        <w:t>U</w:t>
      </w:r>
      <w:r>
        <w:t xml:space="preserve">buntu </w:t>
      </w:r>
      <w:r w:rsidR="00CA6BE6">
        <w:rPr>
          <w:rFonts w:hint="eastAsia"/>
        </w:rPr>
        <w:t>16.</w:t>
      </w:r>
      <w:r w:rsidR="00CA6BE6">
        <w:t>04/18.04</w:t>
      </w:r>
      <w:r w:rsidR="00CA6BE6">
        <w:rPr>
          <w:rFonts w:hint="eastAsia"/>
        </w:rPr>
        <w:t>中均顺序安装，在</w:t>
      </w:r>
      <w:r>
        <w:t>20.04</w:t>
      </w:r>
      <w:r>
        <w:rPr>
          <w:rFonts w:hint="eastAsia"/>
        </w:rPr>
        <w:t>环境下</w:t>
      </w:r>
      <w:r w:rsidR="002578AD">
        <w:rPr>
          <w:rFonts w:hint="eastAsia"/>
        </w:rPr>
        <w:t>报错，可能是目前软件并没有在最新版系统中进行优化。</w:t>
      </w:r>
    </w:p>
    <w:p w14:paraId="21F1CE8D" w14:textId="77777777" w:rsidR="001C168E" w:rsidRDefault="001C168E" w:rsidP="00F80B93">
      <w:pPr>
        <w:spacing w:line="360" w:lineRule="auto"/>
      </w:pPr>
    </w:p>
    <w:p w14:paraId="5C85A7CD" w14:textId="1E619DDC" w:rsidR="00406719" w:rsidRDefault="001C168E" w:rsidP="00F80B93">
      <w:pPr>
        <w:spacing w:line="360" w:lineRule="auto"/>
      </w:pPr>
      <w:r>
        <w:rPr>
          <w:rFonts w:hint="eastAsia"/>
        </w:rPr>
        <w:t>方法</w:t>
      </w:r>
      <w:r>
        <w:t>2</w:t>
      </w:r>
      <w:r>
        <w:rPr>
          <w:rFonts w:hint="eastAsia"/>
        </w:rPr>
        <w:t>：</w:t>
      </w:r>
      <w:r w:rsidR="00406719">
        <w:rPr>
          <w:rFonts w:hint="eastAsia"/>
        </w:rPr>
        <w:t>通过</w:t>
      </w:r>
      <w:r w:rsidR="00406719">
        <w:t>pip</w:t>
      </w:r>
      <w:r w:rsidR="00406719">
        <w:rPr>
          <w:rFonts w:hint="eastAsia"/>
        </w:rPr>
        <w:t>安装</w:t>
      </w:r>
    </w:p>
    <w:p w14:paraId="5E327C72" w14:textId="07F2372F" w:rsidR="00406719" w:rsidRPr="00406719" w:rsidRDefault="00406719" w:rsidP="00F80B93">
      <w:pPr>
        <w:spacing w:line="360" w:lineRule="auto"/>
      </w:pPr>
      <w:r w:rsidRPr="001C168E">
        <w:t>pip install graftm</w:t>
      </w:r>
    </w:p>
    <w:p w14:paraId="277A08F3" w14:textId="77777777" w:rsidR="00406719" w:rsidRDefault="00406719" w:rsidP="00F80B93">
      <w:pPr>
        <w:spacing w:line="360" w:lineRule="auto"/>
      </w:pPr>
      <w:r>
        <w:rPr>
          <w:rFonts w:hint="eastAsia"/>
        </w:rPr>
        <w:lastRenderedPageBreak/>
        <w:t>配套程序</w:t>
      </w:r>
      <w:r>
        <w:t>：</w:t>
      </w:r>
    </w:p>
    <w:p w14:paraId="0FB60FDF" w14:textId="77777777" w:rsidR="00406719" w:rsidRDefault="00406719" w:rsidP="00F80B93">
      <w:pPr>
        <w:spacing w:line="360" w:lineRule="auto"/>
      </w:pPr>
      <w:r>
        <w:t>orfm v. &gt;= 0.2.0 (https://github.com/wwood/OrfM)</w:t>
      </w:r>
    </w:p>
    <w:p w14:paraId="568B9D53" w14:textId="77777777" w:rsidR="00406719" w:rsidRDefault="00406719" w:rsidP="00F80B93">
      <w:pPr>
        <w:spacing w:line="360" w:lineRule="auto"/>
      </w:pPr>
      <w:r>
        <w:t>hmmer v. &gt;= 3.1b1 (http://hmmer.janelia.org/)</w:t>
      </w:r>
    </w:p>
    <w:p w14:paraId="451F65A6" w14:textId="77777777" w:rsidR="00406719" w:rsidRDefault="00406719" w:rsidP="00F80B93">
      <w:pPr>
        <w:spacing w:line="360" w:lineRule="auto"/>
      </w:pPr>
      <w:r>
        <w:t>mfqe v. &gt;= 0.5.0 (https://github.com/wwood/mfqe)</w:t>
      </w:r>
    </w:p>
    <w:p w14:paraId="608B6BBE" w14:textId="77777777" w:rsidR="00406719" w:rsidRDefault="00406719" w:rsidP="00F80B93">
      <w:pPr>
        <w:spacing w:line="360" w:lineRule="auto"/>
      </w:pPr>
      <w:r>
        <w:t>pplacer v. &gt;= 2.6.32 (http://matsen.fhcrc.org/pplacer/)</w:t>
      </w:r>
    </w:p>
    <w:p w14:paraId="5FB13B14" w14:textId="77777777" w:rsidR="00406719" w:rsidRDefault="00406719" w:rsidP="00F80B93">
      <w:pPr>
        <w:spacing w:line="360" w:lineRule="auto"/>
      </w:pPr>
      <w:r>
        <w:t>krona v. &gt;= 2.4 (http://sourceforge.net/p/krona/home/krona/)</w:t>
      </w:r>
    </w:p>
    <w:p w14:paraId="2D344D0D" w14:textId="77777777" w:rsidR="00406719" w:rsidRDefault="00406719" w:rsidP="00F80B93">
      <w:pPr>
        <w:spacing w:line="360" w:lineRule="auto"/>
      </w:pPr>
      <w:r>
        <w:t>mafft v. &gt;= 7.22 (http://mafft.cbrc.jp/)</w:t>
      </w:r>
    </w:p>
    <w:p w14:paraId="4A7CBCF2" w14:textId="77777777" w:rsidR="00406719" w:rsidRDefault="00406719" w:rsidP="00F80B93">
      <w:pPr>
        <w:spacing w:line="360" w:lineRule="auto"/>
      </w:pPr>
      <w:r>
        <w:t xml:space="preserve">diamond v. &gt;= 0.9 (https://github.com/bbuchfink/diamond) </w:t>
      </w:r>
    </w:p>
    <w:p w14:paraId="2E6965DC" w14:textId="77777777" w:rsidR="00406719" w:rsidRDefault="00406719" w:rsidP="00F80B93">
      <w:pPr>
        <w:spacing w:line="360" w:lineRule="auto"/>
      </w:pPr>
      <w:r>
        <w:t>FastTreeMP (http://www.microbesonline.org/fasttree/)</w:t>
      </w:r>
    </w:p>
    <w:p w14:paraId="1C756983" w14:textId="77777777" w:rsidR="00406719" w:rsidRDefault="00406719" w:rsidP="00F80B93">
      <w:pPr>
        <w:spacing w:line="360" w:lineRule="auto"/>
      </w:pPr>
    </w:p>
    <w:p w14:paraId="5F5D9018" w14:textId="79E6A15C" w:rsidR="00406719" w:rsidRDefault="00406719" w:rsidP="00F80B93">
      <w:pPr>
        <w:spacing w:line="360" w:lineRule="auto"/>
      </w:pPr>
      <w:r>
        <w:rPr>
          <w:rFonts w:hint="eastAsia"/>
        </w:rPr>
        <w:t>方法</w:t>
      </w:r>
      <w:r w:rsidR="00E944D9">
        <w:t>3</w:t>
      </w:r>
      <w:r>
        <w:rPr>
          <w:rFonts w:hint="eastAsia"/>
        </w:rPr>
        <w:t>：</w:t>
      </w:r>
      <w:r>
        <w:t>通过</w:t>
      </w:r>
      <w:r>
        <w:t>Docker</w:t>
      </w:r>
      <w:r>
        <w:rPr>
          <w:rFonts w:hint="eastAsia"/>
        </w:rPr>
        <w:t>安装</w:t>
      </w:r>
    </w:p>
    <w:p w14:paraId="236DC9D4" w14:textId="77777777" w:rsidR="00406719" w:rsidRDefault="008D725C" w:rsidP="00F80B93">
      <w:pPr>
        <w:spacing w:line="360" w:lineRule="auto"/>
      </w:pPr>
      <w:r>
        <w:rPr>
          <w:rFonts w:hint="eastAsia"/>
        </w:rPr>
        <w:t>安装</w:t>
      </w:r>
      <w:r>
        <w:t>方法：</w:t>
      </w:r>
    </w:p>
    <w:p w14:paraId="45E48D14" w14:textId="1FC92CB4" w:rsidR="00406719" w:rsidRDefault="008D725C" w:rsidP="00F80B93">
      <w:pPr>
        <w:spacing w:line="360" w:lineRule="auto"/>
      </w:pPr>
      <w:r w:rsidRPr="00936B8B">
        <w:t>docker pull wwood/graftm:v0.11.1</w:t>
      </w:r>
    </w:p>
    <w:p w14:paraId="6C05018B" w14:textId="77777777" w:rsidR="008D725C" w:rsidRDefault="008D725C" w:rsidP="00F80B93">
      <w:pPr>
        <w:spacing w:line="360" w:lineRule="auto"/>
      </w:pPr>
      <w:r>
        <w:rPr>
          <w:rFonts w:hint="eastAsia"/>
        </w:rPr>
        <w:t>使用方法</w:t>
      </w:r>
      <w:r>
        <w:t>：</w:t>
      </w:r>
    </w:p>
    <w:p w14:paraId="17192410" w14:textId="1031CC8C" w:rsidR="008D725C" w:rsidRDefault="008D725C" w:rsidP="00F80B93">
      <w:pPr>
        <w:spacing w:line="360" w:lineRule="auto"/>
      </w:pPr>
      <w:r w:rsidRPr="00936B8B">
        <w:t xml:space="preserve">docker run –u $(id -u):$(id -g) –v ‘pwd’ :/data wwood/graftm:v0.11.1 graft </w:t>
      </w:r>
      <w:r w:rsidRPr="00936B8B">
        <w:rPr>
          <w:rFonts w:hint="eastAsia"/>
        </w:rPr>
        <w:t>&lt;</w:t>
      </w:r>
      <w:r w:rsidRPr="00936B8B">
        <w:t>option</w:t>
      </w:r>
      <w:r w:rsidRPr="00936B8B">
        <w:rPr>
          <w:rFonts w:hint="eastAsia"/>
        </w:rPr>
        <w:t>&gt;</w:t>
      </w:r>
    </w:p>
    <w:p w14:paraId="3A894950" w14:textId="77777777" w:rsidR="00406719" w:rsidRDefault="00406719" w:rsidP="00F80B93">
      <w:pPr>
        <w:spacing w:line="360" w:lineRule="auto"/>
      </w:pPr>
    </w:p>
    <w:p w14:paraId="3FCE5130" w14:textId="286B6E0C" w:rsidR="00406719" w:rsidRDefault="00406719" w:rsidP="00F80B93">
      <w:pPr>
        <w:spacing w:line="360" w:lineRule="auto"/>
      </w:pPr>
      <w:r>
        <w:rPr>
          <w:rFonts w:hint="eastAsia"/>
        </w:rPr>
        <w:t>方法</w:t>
      </w:r>
      <w:r w:rsidR="00936B8B">
        <w:rPr>
          <w:rFonts w:hint="eastAsia"/>
        </w:rPr>
        <w:t>4</w:t>
      </w:r>
      <w:r>
        <w:rPr>
          <w:rFonts w:hint="eastAsia"/>
        </w:rPr>
        <w:t>：</w:t>
      </w:r>
      <w:r>
        <w:t>通过</w:t>
      </w:r>
      <w:r>
        <w:t>GNU Guix</w:t>
      </w:r>
      <w:r>
        <w:t>安装</w:t>
      </w:r>
    </w:p>
    <w:p w14:paraId="43B819E1" w14:textId="3C699DD9" w:rsidR="00406719" w:rsidRPr="00936B8B" w:rsidRDefault="00406719" w:rsidP="00F80B93">
      <w:pPr>
        <w:spacing w:line="360" w:lineRule="auto"/>
      </w:pPr>
      <w:r w:rsidRPr="00936B8B">
        <w:t>git clone https://github.com/Ecogenomics/ace-guix</w:t>
      </w:r>
    </w:p>
    <w:p w14:paraId="08C5B21F" w14:textId="3AD95F5B" w:rsidR="00406719" w:rsidRDefault="00406719" w:rsidP="00F80B93">
      <w:pPr>
        <w:spacing w:line="360" w:lineRule="auto"/>
      </w:pPr>
      <w:r w:rsidRPr="00936B8B">
        <w:t>GUIX_PACKAGE_PATH=ace-guix guix package --install graftm</w:t>
      </w:r>
    </w:p>
    <w:p w14:paraId="234EF986" w14:textId="77777777" w:rsidR="00406719" w:rsidRDefault="00406719" w:rsidP="00F80B93">
      <w:pPr>
        <w:spacing w:line="360" w:lineRule="auto"/>
      </w:pPr>
    </w:p>
    <w:p w14:paraId="27C74E3E" w14:textId="77777777" w:rsidR="00406719" w:rsidRPr="00E25071" w:rsidRDefault="00E25071" w:rsidP="00F80B93">
      <w:pPr>
        <w:spacing w:line="360" w:lineRule="auto"/>
        <w:rPr>
          <w:b/>
        </w:rPr>
      </w:pPr>
      <w:r w:rsidRPr="00E25071">
        <w:rPr>
          <w:rFonts w:hint="eastAsia"/>
          <w:b/>
        </w:rPr>
        <w:t>二</w:t>
      </w:r>
      <w:r w:rsidRPr="00E25071">
        <w:rPr>
          <w:b/>
        </w:rPr>
        <w:t>、</w:t>
      </w:r>
      <w:r w:rsidRPr="00E25071">
        <w:rPr>
          <w:rFonts w:hint="eastAsia"/>
          <w:b/>
        </w:rPr>
        <w:t>实例</w:t>
      </w:r>
      <w:r w:rsidRPr="00E25071">
        <w:rPr>
          <w:b/>
        </w:rPr>
        <w:t>解读</w:t>
      </w:r>
    </w:p>
    <w:p w14:paraId="24115BB8" w14:textId="77777777" w:rsidR="00E25071" w:rsidRDefault="00E25071" w:rsidP="00F80B93">
      <w:pPr>
        <w:spacing w:line="360" w:lineRule="auto"/>
      </w:pPr>
    </w:p>
    <w:p w14:paraId="48F8685A" w14:textId="77777777" w:rsidR="00E25071" w:rsidRDefault="009657FC" w:rsidP="0083726D">
      <w:pPr>
        <w:spacing w:line="360" w:lineRule="auto"/>
        <w:ind w:firstLineChars="202" w:firstLine="424"/>
      </w:pPr>
      <w:r>
        <w:rPr>
          <w:rFonts w:hint="eastAsia"/>
        </w:rPr>
        <w:t>尿素</w:t>
      </w:r>
      <w:r>
        <w:t>是牛的</w:t>
      </w:r>
      <w:r>
        <w:rPr>
          <w:rFonts w:hint="eastAsia"/>
        </w:rPr>
        <w:t>饲料</w:t>
      </w:r>
      <w:r>
        <w:t>氮来源之一，提高尿素的消化利用率，将有助于节约饲料蛋白质成本、</w:t>
      </w:r>
      <w:r>
        <w:rPr>
          <w:rFonts w:hint="eastAsia"/>
        </w:rPr>
        <w:t>维持</w:t>
      </w:r>
      <w:r>
        <w:t>动物健康</w:t>
      </w:r>
      <w:r>
        <w:rPr>
          <w:rFonts w:hint="eastAsia"/>
        </w:rPr>
        <w:t>、</w:t>
      </w:r>
      <w:r>
        <w:t>提高动物生产性能和</w:t>
      </w:r>
      <w:r>
        <w:rPr>
          <w:rFonts w:hint="eastAsia"/>
        </w:rPr>
        <w:t>减少</w:t>
      </w:r>
      <w:r>
        <w:t>氮排放。尿素</w:t>
      </w:r>
      <w:r>
        <w:rPr>
          <w:rFonts w:hint="eastAsia"/>
        </w:rPr>
        <w:t>消化</w:t>
      </w:r>
      <w:r>
        <w:t>是由牛瘤胃微生物产生的</w:t>
      </w:r>
      <w:r>
        <w:rPr>
          <w:rFonts w:hint="eastAsia"/>
        </w:rPr>
        <w:t>脲酶</w:t>
      </w:r>
      <w:r>
        <w:t>催化</w:t>
      </w:r>
      <w:r>
        <w:rPr>
          <w:rFonts w:hint="eastAsia"/>
        </w:rPr>
        <w:t>，</w:t>
      </w:r>
      <w:r>
        <w:t>分解产物氨</w:t>
      </w:r>
      <w:r>
        <w:rPr>
          <w:rFonts w:hint="eastAsia"/>
        </w:rPr>
        <w:t>被</w:t>
      </w:r>
      <w:r>
        <w:t>用于微生物蛋白质合成。</w:t>
      </w:r>
      <w:r>
        <w:rPr>
          <w:rFonts w:hint="eastAsia"/>
        </w:rPr>
        <w:t>因此</w:t>
      </w:r>
      <w:r>
        <w:t>，揭示牛瘤胃尿素分解菌多样性对于</w:t>
      </w:r>
      <w:r>
        <w:rPr>
          <w:rFonts w:hint="eastAsia"/>
        </w:rPr>
        <w:t>建立</w:t>
      </w:r>
      <w:r>
        <w:t>提升尿素利用率的调控技术至关重要。脲酶</w:t>
      </w:r>
      <w:r>
        <w:rPr>
          <w:rFonts w:hint="eastAsia"/>
        </w:rPr>
        <w:t>基因是</w:t>
      </w:r>
      <w:r>
        <w:t>尿素分解菌的重要功能基因</w:t>
      </w:r>
      <w:r>
        <w:rPr>
          <w:rFonts w:hint="eastAsia"/>
        </w:rPr>
        <w:t>，</w:t>
      </w:r>
      <w:r>
        <w:t>常用</w:t>
      </w:r>
      <w:r>
        <w:rPr>
          <w:rFonts w:hint="eastAsia"/>
        </w:rPr>
        <w:t>于表征</w:t>
      </w:r>
      <w:r>
        <w:t>尿素分解菌的多样性。</w:t>
      </w:r>
      <w:r>
        <w:rPr>
          <w:rFonts w:hint="eastAsia"/>
        </w:rPr>
        <w:t>脲酶</w:t>
      </w:r>
      <w:r>
        <w:t>基因</w:t>
      </w:r>
      <w:r>
        <w:rPr>
          <w:rFonts w:hint="eastAsia"/>
        </w:rPr>
        <w:t>是</w:t>
      </w:r>
      <w:r>
        <w:t>一类基因簇，由多个基因组成，其中</w:t>
      </w:r>
      <w:r>
        <w:t>ureC</w:t>
      </w:r>
      <w:r>
        <w:t>基因作为编码酶活性</w:t>
      </w:r>
      <w:r>
        <w:rPr>
          <w:rFonts w:hint="eastAsia"/>
        </w:rPr>
        <w:t>中心</w:t>
      </w:r>
      <w:r>
        <w:t>的基因，具有保守性和多变性的特点，是</w:t>
      </w:r>
      <w:r>
        <w:rPr>
          <w:rFonts w:hint="eastAsia"/>
        </w:rPr>
        <w:t>理想</w:t>
      </w:r>
      <w:r>
        <w:t>的多样性分析用功能基因。为了</w:t>
      </w:r>
      <w:r>
        <w:rPr>
          <w:rFonts w:hint="eastAsia"/>
        </w:rPr>
        <w:t>阐明牛</w:t>
      </w:r>
      <w:r>
        <w:t>瘤胃</w:t>
      </w:r>
      <w:r>
        <w:rPr>
          <w:rFonts w:hint="eastAsia"/>
        </w:rPr>
        <w:t>液相</w:t>
      </w:r>
      <w:r>
        <w:t>、固相和瘤胃上皮三个生态位中尿素分解菌多样性，研究学者</w:t>
      </w:r>
      <w:r>
        <w:rPr>
          <w:rFonts w:hint="eastAsia"/>
        </w:rPr>
        <w:t>设计了</w:t>
      </w:r>
      <w:r>
        <w:t>ureC</w:t>
      </w:r>
      <w:r>
        <w:t>基因</w:t>
      </w:r>
      <w:r w:rsidR="00421FD4">
        <w:rPr>
          <w:rFonts w:hint="eastAsia"/>
        </w:rPr>
        <w:t>引物</w:t>
      </w:r>
      <w:r w:rsidR="00421FD4">
        <w:t>，获得</w:t>
      </w:r>
      <w:r w:rsidR="00421FD4">
        <w:t>ureC</w:t>
      </w:r>
      <w:r w:rsidR="00421FD4">
        <w:t>基因扩增子，通过高通量测序</w:t>
      </w:r>
      <w:r w:rsidR="00421FD4">
        <w:rPr>
          <w:rFonts w:hint="eastAsia"/>
        </w:rPr>
        <w:t>获得</w:t>
      </w:r>
      <w:r w:rsidR="00421FD4">
        <w:t>ureC</w:t>
      </w:r>
      <w:r w:rsidR="00421FD4">
        <w:t>基因</w:t>
      </w:r>
      <w:r w:rsidR="00421FD4">
        <w:rPr>
          <w:rFonts w:hint="eastAsia"/>
        </w:rPr>
        <w:t>序列</w:t>
      </w:r>
      <w:r w:rsidR="00421FD4">
        <w:t>。</w:t>
      </w:r>
      <w:r w:rsidR="00421FD4">
        <w:rPr>
          <w:rFonts w:hint="eastAsia"/>
        </w:rPr>
        <w:t>在基于</w:t>
      </w:r>
      <w:r w:rsidR="00421FD4">
        <w:rPr>
          <w:rFonts w:hint="eastAsia"/>
        </w:rPr>
        <w:t>QIIME</w:t>
      </w:r>
      <w:r w:rsidR="00421FD4">
        <w:t>软件进行</w:t>
      </w:r>
      <w:r w:rsidR="00421FD4">
        <w:lastRenderedPageBreak/>
        <w:t>OTU</w:t>
      </w:r>
      <w:r w:rsidR="00421FD4">
        <w:t>聚类基础上，</w:t>
      </w:r>
      <w:r w:rsidR="00421FD4">
        <w:rPr>
          <w:rFonts w:hint="eastAsia"/>
        </w:rPr>
        <w:t>利用自己</w:t>
      </w:r>
      <w:r w:rsidR="00421FD4">
        <w:t>构建的</w:t>
      </w:r>
      <w:r w:rsidR="00421FD4">
        <w:rPr>
          <w:rFonts w:hint="eastAsia"/>
        </w:rPr>
        <w:t>已知菌</w:t>
      </w:r>
      <w:r w:rsidR="00421FD4">
        <w:t>ureC</w:t>
      </w:r>
      <w:r w:rsidR="00421FD4">
        <w:t>基因数据库，</w:t>
      </w:r>
      <w:r w:rsidR="00421FD4">
        <w:rPr>
          <w:rFonts w:hint="eastAsia"/>
        </w:rPr>
        <w:t>通过</w:t>
      </w:r>
      <w:r w:rsidR="00421FD4">
        <w:rPr>
          <w:rFonts w:hint="eastAsia"/>
        </w:rPr>
        <w:t>GraftM</w:t>
      </w:r>
      <w:r w:rsidR="00421FD4">
        <w:rPr>
          <w:rFonts w:hint="eastAsia"/>
        </w:rPr>
        <w:t>软件</w:t>
      </w:r>
      <w:r w:rsidR="00421FD4">
        <w:t>对</w:t>
      </w:r>
      <w:r w:rsidR="00421FD4">
        <w:t>OTU</w:t>
      </w:r>
      <w:r w:rsidR="00421FD4">
        <w:t>进行物种注释，</w:t>
      </w:r>
      <w:r w:rsidR="00421FD4">
        <w:rPr>
          <w:rFonts w:hint="eastAsia"/>
        </w:rPr>
        <w:t>然后开展</w:t>
      </w:r>
      <w:r w:rsidR="00421FD4">
        <w:t>多样性</w:t>
      </w:r>
      <w:r w:rsidR="00421FD4">
        <w:rPr>
          <w:rFonts w:hint="eastAsia"/>
        </w:rPr>
        <w:t>统计</w:t>
      </w:r>
      <w:r w:rsidR="00421FD4">
        <w:t>分析</w:t>
      </w:r>
      <w:r w:rsidR="00421FD4">
        <w:rPr>
          <w:rFonts w:hint="eastAsia"/>
        </w:rPr>
        <w:t>。</w:t>
      </w:r>
    </w:p>
    <w:p w14:paraId="7CC81B9C" w14:textId="77777777" w:rsidR="0083726D" w:rsidRDefault="0083726D" w:rsidP="0083726D">
      <w:pPr>
        <w:spacing w:line="360" w:lineRule="auto"/>
        <w:ind w:firstLineChars="202" w:firstLine="424"/>
      </w:pPr>
      <w:r>
        <w:rPr>
          <w:rFonts w:hint="eastAsia"/>
        </w:rPr>
        <w:t>由</w:t>
      </w:r>
      <w:r>
        <w:t>图</w:t>
      </w:r>
      <w:r>
        <w:rPr>
          <w:rFonts w:hint="eastAsia"/>
        </w:rPr>
        <w:t>1</w:t>
      </w:r>
      <w:r>
        <w:rPr>
          <w:rFonts w:hint="eastAsia"/>
        </w:rPr>
        <w:t>可见</w:t>
      </w:r>
      <w:r>
        <w:t>，</w:t>
      </w:r>
      <w:r>
        <w:rPr>
          <w:rFonts w:hint="eastAsia"/>
        </w:rPr>
        <w:t>牛</w:t>
      </w:r>
      <w:r>
        <w:t>瘤胃</w:t>
      </w:r>
      <w:r>
        <w:rPr>
          <w:rFonts w:hint="eastAsia"/>
        </w:rPr>
        <w:t>尿素</w:t>
      </w:r>
      <w:r>
        <w:t>分解菌</w:t>
      </w:r>
      <w:r>
        <w:rPr>
          <w:rFonts w:hint="eastAsia"/>
        </w:rPr>
        <w:t>中</w:t>
      </w:r>
      <w:r>
        <w:t>有</w:t>
      </w:r>
      <w:r w:rsidR="005C5FAC">
        <w:rPr>
          <w:rFonts w:hint="eastAsia"/>
        </w:rPr>
        <w:t>一半</w:t>
      </w:r>
      <w:r w:rsidR="005C5FAC">
        <w:t>多无法</w:t>
      </w:r>
      <w:r w:rsidR="005C5FAC">
        <w:rPr>
          <w:rFonts w:hint="eastAsia"/>
        </w:rPr>
        <w:t>被</w:t>
      </w:r>
      <w:r w:rsidR="005C5FAC">
        <w:t>注释到科水平，表明瘤胃尿素分解菌</w:t>
      </w:r>
      <w:r w:rsidR="005C5FAC">
        <w:rPr>
          <w:rFonts w:hint="eastAsia"/>
        </w:rPr>
        <w:t>与</w:t>
      </w:r>
      <w:r w:rsidR="005C5FAC">
        <w:t>已知</w:t>
      </w:r>
      <w:r w:rsidR="005C5FAC">
        <w:rPr>
          <w:rFonts w:hint="eastAsia"/>
        </w:rPr>
        <w:t>尿素</w:t>
      </w:r>
      <w:r w:rsidR="005C5FAC">
        <w:t>分解菌</w:t>
      </w:r>
      <w:r w:rsidR="005C5FAC">
        <w:rPr>
          <w:rFonts w:hint="eastAsia"/>
        </w:rPr>
        <w:t>分类</w:t>
      </w:r>
      <w:r w:rsidR="005C5FAC">
        <w:t>距离较远，瘤胃中存在大量新的未被发现的尿素分解菌。</w:t>
      </w:r>
      <w:r w:rsidR="005C5FAC">
        <w:rPr>
          <w:rFonts w:hint="eastAsia"/>
        </w:rPr>
        <w:t>由</w:t>
      </w:r>
      <w:r w:rsidR="005C5FAC">
        <w:t>图</w:t>
      </w:r>
      <w:r w:rsidR="005C5FAC">
        <w:rPr>
          <w:rFonts w:hint="eastAsia"/>
        </w:rPr>
        <w:t>2</w:t>
      </w:r>
      <w:r w:rsidR="005C5FAC">
        <w:rPr>
          <w:rFonts w:hint="eastAsia"/>
        </w:rPr>
        <w:t>可见</w:t>
      </w:r>
      <w:r w:rsidR="005C5FAC">
        <w:t>，</w:t>
      </w:r>
      <w:r w:rsidR="005C5FAC">
        <w:rPr>
          <w:rFonts w:hint="eastAsia"/>
        </w:rPr>
        <w:t>瘤胃</w:t>
      </w:r>
      <w:r>
        <w:t>不同生态中尿素分解菌</w:t>
      </w:r>
      <w:r>
        <w:rPr>
          <w:rFonts w:hint="eastAsia"/>
        </w:rPr>
        <w:t>多样性各有</w:t>
      </w:r>
      <w:r>
        <w:t>不同，</w:t>
      </w:r>
      <w:r w:rsidR="005C5FAC">
        <w:rPr>
          <w:rFonts w:hint="eastAsia"/>
        </w:rPr>
        <w:t>其中</w:t>
      </w:r>
      <w:r w:rsidR="005C5FAC">
        <w:t>液相与固相比较相似，而瘤胃上皮与液相固相差异较大，表明</w:t>
      </w:r>
      <w:r w:rsidR="005C5FAC">
        <w:rPr>
          <w:rFonts w:hint="eastAsia"/>
        </w:rPr>
        <w:t>生态位</w:t>
      </w:r>
      <w:r w:rsidR="005C5FAC">
        <w:t>环境影响了尿素分解菌的生长。</w:t>
      </w:r>
    </w:p>
    <w:p w14:paraId="23D8247D" w14:textId="77777777" w:rsidR="00BC33B4" w:rsidRDefault="00BC33B4" w:rsidP="0083726D">
      <w:pPr>
        <w:spacing w:line="360" w:lineRule="auto"/>
        <w:ind w:firstLineChars="202" w:firstLine="424"/>
      </w:pPr>
      <w:r>
        <w:rPr>
          <w:rFonts w:hint="eastAsia"/>
        </w:rPr>
        <w:t>该研究</w:t>
      </w:r>
      <w:r>
        <w:t>详情见：</w:t>
      </w:r>
      <w:r w:rsidRPr="00BC33B4">
        <w:t>Jin D, Zhao S, Zheng N, Bu D, Beckers Y, Denman SE, McSweeney CS, Wang J. Differences in Ureolytic Bacterial Composition between the Rumen Digesta and Rumen Wall Based on ureC Gene Classification. Frontiers in Microbiology. 2017;8:385.</w:t>
      </w:r>
    </w:p>
    <w:p w14:paraId="35FC89C8" w14:textId="77777777" w:rsidR="00BC33B4" w:rsidRDefault="00BC33B4" w:rsidP="0083726D">
      <w:pPr>
        <w:spacing w:line="360" w:lineRule="auto"/>
        <w:ind w:firstLineChars="202" w:firstLine="424"/>
      </w:pPr>
    </w:p>
    <w:p w14:paraId="343E843D" w14:textId="77777777" w:rsidR="009657FC" w:rsidRDefault="0083726D" w:rsidP="00F80B93">
      <w:pPr>
        <w:spacing w:line="360" w:lineRule="auto"/>
      </w:pPr>
      <w:r>
        <w:rPr>
          <w:noProof/>
        </w:rPr>
        <w:drawing>
          <wp:inline distT="0" distB="0" distL="0" distR="0" wp14:anchorId="6C0366D9" wp14:editId="598D77AF">
            <wp:extent cx="5274310" cy="3464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4560"/>
                    </a:xfrm>
                    <a:prstGeom prst="rect">
                      <a:avLst/>
                    </a:prstGeom>
                  </pic:spPr>
                </pic:pic>
              </a:graphicData>
            </a:graphic>
          </wp:inline>
        </w:drawing>
      </w:r>
    </w:p>
    <w:p w14:paraId="5D63F60B" w14:textId="77777777" w:rsidR="0083726D" w:rsidRDefault="0083726D" w:rsidP="0083726D">
      <w:pPr>
        <w:spacing w:line="360" w:lineRule="auto"/>
        <w:jc w:val="center"/>
      </w:pPr>
      <w:r>
        <w:rPr>
          <w:rFonts w:hint="eastAsia"/>
        </w:rPr>
        <w:t>图</w:t>
      </w:r>
      <w:r>
        <w:rPr>
          <w:rFonts w:hint="eastAsia"/>
        </w:rPr>
        <w:t xml:space="preserve">1 </w:t>
      </w:r>
      <w:r>
        <w:rPr>
          <w:rFonts w:hint="eastAsia"/>
        </w:rPr>
        <w:t>奶牛</w:t>
      </w:r>
      <w:r>
        <w:t>瘤胃</w:t>
      </w:r>
      <w:r>
        <w:rPr>
          <w:rFonts w:hint="eastAsia"/>
        </w:rPr>
        <w:t>不同</w:t>
      </w:r>
      <w:r>
        <w:t>生态位中尿素分解菌</w:t>
      </w:r>
      <w:r>
        <w:rPr>
          <w:rFonts w:hint="eastAsia"/>
        </w:rPr>
        <w:t>相对</w:t>
      </w:r>
      <w:r>
        <w:t>丰度</w:t>
      </w:r>
    </w:p>
    <w:p w14:paraId="5EE2F4B0" w14:textId="77777777" w:rsidR="0083726D" w:rsidRDefault="0083726D" w:rsidP="0083726D">
      <w:pPr>
        <w:spacing w:line="360" w:lineRule="auto"/>
        <w:jc w:val="center"/>
      </w:pPr>
      <w:r>
        <w:rPr>
          <w:rFonts w:hint="eastAsia"/>
        </w:rPr>
        <w:t>注</w:t>
      </w:r>
      <w:r>
        <w:t>：</w:t>
      </w:r>
      <w:r>
        <w:t>LAB</w:t>
      </w:r>
      <w:r>
        <w:rPr>
          <w:rFonts w:hint="eastAsia"/>
        </w:rPr>
        <w:t>指</w:t>
      </w:r>
      <w:r>
        <w:t>液相，</w:t>
      </w:r>
      <w:r>
        <w:t>SAB</w:t>
      </w:r>
      <w:r>
        <w:t>指固相，</w:t>
      </w:r>
      <w:r>
        <w:t>WAB</w:t>
      </w:r>
      <w:r>
        <w:t>指上皮</w:t>
      </w:r>
    </w:p>
    <w:p w14:paraId="43D1E4F8" w14:textId="77777777" w:rsidR="0083726D" w:rsidRDefault="0083726D" w:rsidP="0083726D">
      <w:pPr>
        <w:spacing w:line="360" w:lineRule="auto"/>
        <w:jc w:val="center"/>
      </w:pPr>
    </w:p>
    <w:p w14:paraId="6649E08C" w14:textId="77777777" w:rsidR="009657FC" w:rsidRDefault="0083726D" w:rsidP="00F80B93">
      <w:pPr>
        <w:spacing w:line="360" w:lineRule="auto"/>
      </w:pPr>
      <w:r>
        <w:rPr>
          <w:noProof/>
        </w:rPr>
        <w:lastRenderedPageBreak/>
        <w:drawing>
          <wp:inline distT="0" distB="0" distL="0" distR="0" wp14:anchorId="2335614C" wp14:editId="51E26997">
            <wp:extent cx="5274310" cy="33293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29305"/>
                    </a:xfrm>
                    <a:prstGeom prst="rect">
                      <a:avLst/>
                    </a:prstGeom>
                  </pic:spPr>
                </pic:pic>
              </a:graphicData>
            </a:graphic>
          </wp:inline>
        </w:drawing>
      </w:r>
    </w:p>
    <w:p w14:paraId="3B384EA0" w14:textId="77777777" w:rsidR="0083726D" w:rsidRDefault="0083726D" w:rsidP="0083726D">
      <w:pPr>
        <w:spacing w:line="360" w:lineRule="auto"/>
        <w:jc w:val="center"/>
      </w:pPr>
      <w:r>
        <w:rPr>
          <w:rFonts w:hint="eastAsia"/>
        </w:rPr>
        <w:t>图</w:t>
      </w:r>
      <w:r>
        <w:t>2</w:t>
      </w:r>
      <w:r>
        <w:rPr>
          <w:rFonts w:hint="eastAsia"/>
        </w:rPr>
        <w:t xml:space="preserve"> </w:t>
      </w:r>
      <w:r>
        <w:rPr>
          <w:rFonts w:hint="eastAsia"/>
        </w:rPr>
        <w:t>奶牛</w:t>
      </w:r>
      <w:r>
        <w:t>瘤胃</w:t>
      </w:r>
      <w:r>
        <w:rPr>
          <w:rFonts w:hint="eastAsia"/>
        </w:rPr>
        <w:t>不同</w:t>
      </w:r>
      <w:r>
        <w:t>生态位中尿素分解菌</w:t>
      </w:r>
      <w:r>
        <w:rPr>
          <w:rFonts w:hint="eastAsia"/>
        </w:rPr>
        <w:t>多样性</w:t>
      </w:r>
    </w:p>
    <w:p w14:paraId="7A2D1BF3" w14:textId="77777777" w:rsidR="0083726D" w:rsidRDefault="0083726D" w:rsidP="0083726D">
      <w:pPr>
        <w:spacing w:line="360" w:lineRule="auto"/>
        <w:jc w:val="center"/>
      </w:pPr>
      <w:r>
        <w:rPr>
          <w:rFonts w:hint="eastAsia"/>
        </w:rPr>
        <w:t>注</w:t>
      </w:r>
      <w:r>
        <w:t>：</w:t>
      </w:r>
      <w:r>
        <w:t>LAB</w:t>
      </w:r>
      <w:r>
        <w:rPr>
          <w:rFonts w:hint="eastAsia"/>
        </w:rPr>
        <w:t>指</w:t>
      </w:r>
      <w:r>
        <w:t>液相，</w:t>
      </w:r>
      <w:r>
        <w:t>SAB</w:t>
      </w:r>
      <w:r>
        <w:t>指固相，</w:t>
      </w:r>
      <w:r>
        <w:t>WAB</w:t>
      </w:r>
      <w:r>
        <w:t>指上皮</w:t>
      </w:r>
    </w:p>
    <w:p w14:paraId="2F963296" w14:textId="77777777" w:rsidR="00E25071" w:rsidRDefault="00E25071" w:rsidP="00F80B93">
      <w:pPr>
        <w:spacing w:line="360" w:lineRule="auto"/>
      </w:pPr>
    </w:p>
    <w:p w14:paraId="301F8154" w14:textId="77777777" w:rsidR="001810ED" w:rsidRPr="007A6731" w:rsidRDefault="001810ED" w:rsidP="00F80B93">
      <w:pPr>
        <w:spacing w:line="360" w:lineRule="auto"/>
        <w:rPr>
          <w:b/>
        </w:rPr>
      </w:pPr>
      <w:r>
        <w:rPr>
          <w:rFonts w:hint="eastAsia"/>
          <w:b/>
        </w:rPr>
        <w:t>三</w:t>
      </w:r>
      <w:r w:rsidRPr="007A6731">
        <w:rPr>
          <w:b/>
        </w:rPr>
        <w:t>、</w:t>
      </w:r>
      <w:r w:rsidR="00E25071">
        <w:rPr>
          <w:rFonts w:hint="eastAsia"/>
          <w:b/>
        </w:rPr>
        <w:t>实战</w:t>
      </w:r>
      <w:r>
        <w:rPr>
          <w:b/>
        </w:rPr>
        <w:t>代码</w:t>
      </w:r>
    </w:p>
    <w:p w14:paraId="43B14F61" w14:textId="77777777" w:rsidR="001810ED" w:rsidRDefault="001810ED" w:rsidP="00F80B93">
      <w:pPr>
        <w:spacing w:line="360" w:lineRule="auto"/>
      </w:pPr>
    </w:p>
    <w:p w14:paraId="043F0A3E" w14:textId="77777777" w:rsidR="00406719" w:rsidRPr="0036552D" w:rsidRDefault="0036552D" w:rsidP="00F80B93">
      <w:pPr>
        <w:spacing w:line="360" w:lineRule="auto"/>
        <w:rPr>
          <w:b/>
        </w:rPr>
      </w:pPr>
      <w:r>
        <w:rPr>
          <w:b/>
        </w:rPr>
        <w:t>1</w:t>
      </w:r>
      <w:r w:rsidR="001810ED" w:rsidRPr="0036552D">
        <w:rPr>
          <w:b/>
        </w:rPr>
        <w:t xml:space="preserve">. </w:t>
      </w:r>
      <w:r w:rsidR="001810ED" w:rsidRPr="0036552D">
        <w:rPr>
          <w:rFonts w:hint="eastAsia"/>
          <w:b/>
        </w:rPr>
        <w:t>创建</w:t>
      </w:r>
      <w:r>
        <w:rPr>
          <w:rFonts w:hint="eastAsia"/>
          <w:b/>
        </w:rPr>
        <w:t>与</w:t>
      </w:r>
      <w:r>
        <w:rPr>
          <w:b/>
        </w:rPr>
        <w:t>更新</w:t>
      </w:r>
      <w:r w:rsidR="001810ED" w:rsidRPr="0036552D">
        <w:rPr>
          <w:rFonts w:hint="eastAsia"/>
          <w:b/>
        </w:rPr>
        <w:t>功能</w:t>
      </w:r>
      <w:r w:rsidR="001810ED" w:rsidRPr="0036552D">
        <w:rPr>
          <w:b/>
        </w:rPr>
        <w:t>基因数据库包：</w:t>
      </w:r>
    </w:p>
    <w:p w14:paraId="0178A360" w14:textId="77777777" w:rsidR="0036552D" w:rsidRDefault="0036552D" w:rsidP="00F80B93">
      <w:pPr>
        <w:spacing w:line="360" w:lineRule="auto"/>
        <w:rPr>
          <w:b/>
        </w:rPr>
      </w:pPr>
    </w:p>
    <w:p w14:paraId="0C204BDB" w14:textId="77777777" w:rsidR="0036552D" w:rsidRDefault="0036552D" w:rsidP="00F80B93">
      <w:pPr>
        <w:spacing w:line="360" w:lineRule="auto"/>
        <w:rPr>
          <w:b/>
        </w:rPr>
      </w:pPr>
      <w:r>
        <w:rPr>
          <w:rFonts w:hint="eastAsia"/>
          <w:b/>
        </w:rPr>
        <w:t>（</w:t>
      </w:r>
      <w:r>
        <w:rPr>
          <w:rFonts w:hint="eastAsia"/>
          <w:b/>
        </w:rPr>
        <w:t>1</w:t>
      </w:r>
      <w:r>
        <w:rPr>
          <w:rFonts w:hint="eastAsia"/>
          <w:b/>
        </w:rPr>
        <w:t>）</w:t>
      </w:r>
      <w:r w:rsidRPr="0036552D">
        <w:rPr>
          <w:rFonts w:hint="eastAsia"/>
          <w:b/>
        </w:rPr>
        <w:t>下载</w:t>
      </w:r>
      <w:r w:rsidRPr="0036552D">
        <w:rPr>
          <w:b/>
        </w:rPr>
        <w:t>功能基因数据</w:t>
      </w:r>
    </w:p>
    <w:p w14:paraId="4E0AC9F4" w14:textId="19E3E7D2" w:rsidR="00662D09" w:rsidRDefault="000F2BF0" w:rsidP="00F80B93">
      <w:pPr>
        <w:spacing w:line="360" w:lineRule="auto"/>
        <w:rPr>
          <w:b/>
        </w:rPr>
      </w:pPr>
      <w:r>
        <w:rPr>
          <w:rFonts w:hint="eastAsia"/>
          <w:b/>
        </w:rPr>
        <w:t>登录</w:t>
      </w:r>
      <w:r>
        <w:rPr>
          <w:b/>
        </w:rPr>
        <w:t>NCBI</w:t>
      </w:r>
      <w:r>
        <w:rPr>
          <w:rFonts w:hint="eastAsia"/>
          <w:b/>
        </w:rPr>
        <w:t>核酸</w:t>
      </w:r>
      <w:r>
        <w:rPr>
          <w:b/>
        </w:rPr>
        <w:t>数据库（</w:t>
      </w:r>
      <w:hyperlink r:id="rId9" w:history="1">
        <w:r w:rsidRPr="00C8692B">
          <w:rPr>
            <w:rStyle w:val="a5"/>
            <w:b/>
          </w:rPr>
          <w:t>https://www.ncbi.nlm.nih.gov/nuccore</w:t>
        </w:r>
      </w:hyperlink>
      <w:r>
        <w:rPr>
          <w:b/>
        </w:rPr>
        <w:t>）</w:t>
      </w:r>
      <w:r>
        <w:rPr>
          <w:rFonts w:hint="eastAsia"/>
          <w:b/>
        </w:rPr>
        <w:t>，</w:t>
      </w:r>
      <w:r>
        <w:rPr>
          <w:b/>
        </w:rPr>
        <w:t>根据</w:t>
      </w:r>
      <w:r>
        <w:rPr>
          <w:rFonts w:hint="eastAsia"/>
          <w:b/>
        </w:rPr>
        <w:t>功能</w:t>
      </w:r>
      <w:r>
        <w:rPr>
          <w:b/>
        </w:rPr>
        <w:t>基因名称查询序列</w:t>
      </w:r>
      <w:ins w:id="1" w:author="Liu Yong-Xin" w:date="2020-08-24T21:47:00Z">
        <w:del w:id="2" w:author="shengguo" w:date="2020-08-31T16:11:00Z">
          <w:r w:rsidR="009A706C" w:rsidDel="001E4796">
            <w:rPr>
              <w:rFonts w:hint="eastAsia"/>
              <w:b/>
            </w:rPr>
            <w:delText>(</w:delText>
          </w:r>
        </w:del>
      </w:ins>
      <w:ins w:id="3" w:author="Liu Yong-Xin" w:date="2020-08-24T21:48:00Z">
        <w:del w:id="4" w:author="shengguo" w:date="2020-08-31T16:11:00Z">
          <w:r w:rsidR="009A706C" w:rsidDel="001E4796">
            <w:rPr>
              <w:rFonts w:hint="eastAsia"/>
              <w:b/>
            </w:rPr>
            <w:delText>请添加具体的示例，的下载方法的描述</w:delText>
          </w:r>
        </w:del>
      </w:ins>
      <w:ins w:id="5" w:author="Liu Yong-Xin" w:date="2020-08-24T21:47:00Z">
        <w:del w:id="6" w:author="shengguo" w:date="2020-08-31T16:11:00Z">
          <w:r w:rsidR="009A706C" w:rsidDel="001E4796">
            <w:rPr>
              <w:b/>
            </w:rPr>
            <w:delText>)</w:delText>
          </w:r>
        </w:del>
      </w:ins>
      <w:r>
        <w:rPr>
          <w:b/>
        </w:rPr>
        <w:t>，</w:t>
      </w:r>
      <w:r>
        <w:rPr>
          <w:rFonts w:hint="eastAsia"/>
          <w:b/>
        </w:rPr>
        <w:t>下载</w:t>
      </w:r>
      <w:r>
        <w:rPr>
          <w:b/>
        </w:rPr>
        <w:t>目标功能基因序列和物种分类信息，</w:t>
      </w:r>
      <w:r>
        <w:rPr>
          <w:rFonts w:hint="eastAsia"/>
          <w:b/>
        </w:rPr>
        <w:t>分别</w:t>
      </w:r>
      <w:r>
        <w:rPr>
          <w:b/>
        </w:rPr>
        <w:t>整理成两个文件</w:t>
      </w:r>
      <w:ins w:id="7" w:author="Liu Yong-Xin" w:date="2020-08-24T21:49:00Z">
        <w:r w:rsidR="001D7E3F">
          <w:rPr>
            <w:rFonts w:hint="eastAsia"/>
            <w:b/>
          </w:rPr>
          <w:t>（</w:t>
        </w:r>
      </w:ins>
      <w:ins w:id="8" w:author="Liu Yong-Xin" w:date="2020-08-24T21:51:00Z">
        <w:r w:rsidR="001D7E3F" w:rsidRPr="001D7E3F">
          <w:rPr>
            <w:b/>
          </w:rPr>
          <w:t>marker.genes.fasta</w:t>
        </w:r>
        <w:r w:rsidR="001D7E3F">
          <w:rPr>
            <w:rFonts w:hint="eastAsia"/>
            <w:b/>
          </w:rPr>
          <w:t>和</w:t>
        </w:r>
        <w:r w:rsidR="001D7E3F" w:rsidRPr="001D7E3F">
          <w:rPr>
            <w:b/>
          </w:rPr>
          <w:t>marker.genes.taxonomy.txt</w:t>
        </w:r>
        <w:del w:id="9" w:author="shengguo" w:date="2020-08-31T16:11:00Z">
          <w:r w:rsidR="001D7E3F" w:rsidDel="001E4796">
            <w:rPr>
              <w:rFonts w:hint="eastAsia"/>
              <w:b/>
            </w:rPr>
            <w:delText>。</w:delText>
          </w:r>
        </w:del>
      </w:ins>
      <w:ins w:id="10" w:author="Liu Yong-Xin" w:date="2020-08-24T21:49:00Z">
        <w:del w:id="11" w:author="shengguo" w:date="2020-08-31T16:11:00Z">
          <w:r w:rsidR="001D7E3F" w:rsidDel="001E4796">
            <w:rPr>
              <w:rFonts w:hint="eastAsia"/>
              <w:b/>
            </w:rPr>
            <w:delText>如</w:delText>
          </w:r>
        </w:del>
      </w:ins>
      <w:ins w:id="12" w:author="Liu Yong-Xin" w:date="2020-08-24T21:50:00Z">
        <w:del w:id="13" w:author="shengguo" w:date="2020-08-31T16:11:00Z">
          <w:r w:rsidR="001D7E3F" w:rsidDel="001E4796">
            <w:rPr>
              <w:rFonts w:hint="eastAsia"/>
              <w:b/>
            </w:rPr>
            <w:delText>何下载和整理，必须可重复，保存为示例数据的具体名称</w:delText>
          </w:r>
        </w:del>
      </w:ins>
      <w:ins w:id="14" w:author="Liu Yong-Xin" w:date="2020-08-24T21:49:00Z">
        <w:del w:id="15" w:author="shengguo" w:date="2020-08-31T16:11:00Z">
          <w:r w:rsidR="001D7E3F" w:rsidDel="001E4796">
            <w:rPr>
              <w:rFonts w:hint="eastAsia"/>
              <w:b/>
            </w:rPr>
            <w:delText>）</w:delText>
          </w:r>
        </w:del>
      </w:ins>
      <w:r>
        <w:rPr>
          <w:b/>
        </w:rPr>
        <w:t>。</w:t>
      </w:r>
    </w:p>
    <w:p w14:paraId="6A3AC61E" w14:textId="77777777" w:rsidR="00974989" w:rsidRDefault="00974989" w:rsidP="00F80B93">
      <w:pPr>
        <w:spacing w:line="360" w:lineRule="auto"/>
        <w:rPr>
          <w:rFonts w:hint="eastAsia"/>
          <w:b/>
        </w:rPr>
      </w:pPr>
    </w:p>
    <w:p w14:paraId="0EF2803B" w14:textId="354D459A" w:rsidR="0036552D" w:rsidRDefault="001E4796" w:rsidP="00F80B93">
      <w:pPr>
        <w:spacing w:line="360" w:lineRule="auto"/>
        <w:rPr>
          <w:rFonts w:hint="eastAsia"/>
          <w:b/>
        </w:rPr>
      </w:pPr>
      <w:r>
        <w:rPr>
          <w:rFonts w:hint="eastAsia"/>
          <w:b/>
        </w:rPr>
        <w:t>例子</w:t>
      </w:r>
      <w:r>
        <w:rPr>
          <w:b/>
        </w:rPr>
        <w:t>：</w:t>
      </w:r>
      <w:r>
        <w:rPr>
          <w:rFonts w:hint="eastAsia"/>
          <w:b/>
        </w:rPr>
        <w:t>以搜索</w:t>
      </w:r>
      <w:r>
        <w:rPr>
          <w:b/>
        </w:rPr>
        <w:t>脲酶基因</w:t>
      </w:r>
      <w:r>
        <w:rPr>
          <w:b/>
        </w:rPr>
        <w:t>ureC</w:t>
      </w:r>
      <w:r>
        <w:rPr>
          <w:b/>
        </w:rPr>
        <w:t>为例</w:t>
      </w:r>
    </w:p>
    <w:p w14:paraId="7A2C8B2E" w14:textId="3AC5634C" w:rsidR="001E4796" w:rsidRPr="001E4796" w:rsidRDefault="001E4796" w:rsidP="00F80B93">
      <w:pPr>
        <w:spacing w:line="360" w:lineRule="auto"/>
        <w:rPr>
          <w:rFonts w:hint="eastAsia"/>
          <w:b/>
        </w:rPr>
      </w:pPr>
      <w:r>
        <w:rPr>
          <w:b/>
        </w:rPr>
        <w:t>1</w:t>
      </w:r>
      <w:r>
        <w:rPr>
          <w:rFonts w:hint="eastAsia"/>
          <w:b/>
        </w:rPr>
        <w:t>）</w:t>
      </w:r>
      <w:r>
        <w:rPr>
          <w:b/>
        </w:rPr>
        <w:t>登录</w:t>
      </w:r>
      <w:r>
        <w:rPr>
          <w:b/>
        </w:rPr>
        <w:t>NCBI</w:t>
      </w:r>
      <w:r>
        <w:rPr>
          <w:rFonts w:hint="eastAsia"/>
          <w:b/>
        </w:rPr>
        <w:t>核酸</w:t>
      </w:r>
      <w:r>
        <w:rPr>
          <w:b/>
        </w:rPr>
        <w:t>数据库</w:t>
      </w:r>
      <w:r>
        <w:rPr>
          <w:rFonts w:hint="eastAsia"/>
          <w:b/>
        </w:rPr>
        <w:t>，</w:t>
      </w:r>
      <w:r>
        <w:rPr>
          <w:b/>
        </w:rPr>
        <w:t>输入关键词</w:t>
      </w:r>
      <w:r>
        <w:rPr>
          <w:b/>
        </w:rPr>
        <w:t>“ureC”</w:t>
      </w:r>
      <w:r>
        <w:rPr>
          <w:rFonts w:hint="eastAsia"/>
          <w:b/>
        </w:rPr>
        <w:t>，</w:t>
      </w:r>
      <w:r>
        <w:rPr>
          <w:b/>
        </w:rPr>
        <w:t>检索</w:t>
      </w:r>
      <w:r>
        <w:rPr>
          <w:rFonts w:hint="eastAsia"/>
          <w:b/>
        </w:rPr>
        <w:t>后</w:t>
      </w:r>
      <w:r>
        <w:rPr>
          <w:b/>
        </w:rPr>
        <w:t>出现所有包含</w:t>
      </w:r>
      <w:r>
        <w:rPr>
          <w:b/>
        </w:rPr>
        <w:t>ureC</w:t>
      </w:r>
      <w:r>
        <w:rPr>
          <w:b/>
        </w:rPr>
        <w:t>基因的序列或基因组。</w:t>
      </w:r>
      <w:r>
        <w:rPr>
          <w:rFonts w:hint="eastAsia"/>
          <w:b/>
        </w:rPr>
        <w:t>点击</w:t>
      </w:r>
      <w:r>
        <w:rPr>
          <w:b/>
        </w:rPr>
        <w:t>需要下载的序列，进入信息页。</w:t>
      </w:r>
    </w:p>
    <w:p w14:paraId="19E44A97" w14:textId="131F21E6" w:rsidR="001E4796" w:rsidRDefault="001E4796" w:rsidP="00F80B93">
      <w:pPr>
        <w:spacing w:line="360" w:lineRule="auto"/>
        <w:rPr>
          <w:b/>
        </w:rPr>
      </w:pPr>
      <w:r>
        <w:rPr>
          <w:noProof/>
        </w:rPr>
        <w:lastRenderedPageBreak/>
        <w:drawing>
          <wp:inline distT="0" distB="0" distL="0" distR="0" wp14:anchorId="2C643A9D" wp14:editId="5B04D8BD">
            <wp:extent cx="5274310" cy="37280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28085"/>
                    </a:xfrm>
                    <a:prstGeom prst="rect">
                      <a:avLst/>
                    </a:prstGeom>
                  </pic:spPr>
                </pic:pic>
              </a:graphicData>
            </a:graphic>
          </wp:inline>
        </w:drawing>
      </w:r>
    </w:p>
    <w:p w14:paraId="417F2B28" w14:textId="77777777" w:rsidR="001E4796" w:rsidRDefault="001E4796" w:rsidP="00F80B93">
      <w:pPr>
        <w:spacing w:line="360" w:lineRule="auto"/>
        <w:rPr>
          <w:b/>
        </w:rPr>
      </w:pPr>
    </w:p>
    <w:p w14:paraId="63FBB535" w14:textId="11550483" w:rsidR="001E4796" w:rsidRDefault="001E4796" w:rsidP="00F80B93">
      <w:pPr>
        <w:spacing w:line="360" w:lineRule="auto"/>
        <w:rPr>
          <w:rFonts w:hint="eastAsia"/>
          <w:b/>
        </w:rPr>
      </w:pPr>
      <w:r>
        <w:rPr>
          <w:rFonts w:hint="eastAsia"/>
          <w:b/>
        </w:rPr>
        <w:t>2</w:t>
      </w:r>
      <w:r>
        <w:rPr>
          <w:rFonts w:hint="eastAsia"/>
          <w:b/>
        </w:rPr>
        <w:t>）找到</w:t>
      </w:r>
      <w:r>
        <w:rPr>
          <w:b/>
        </w:rPr>
        <w:t>ureC</w:t>
      </w:r>
      <w:r>
        <w:rPr>
          <w:b/>
        </w:rPr>
        <w:t>基因所在的编码</w:t>
      </w:r>
      <w:r>
        <w:rPr>
          <w:rFonts w:hint="eastAsia"/>
          <w:b/>
        </w:rPr>
        <w:t>位置</w:t>
      </w:r>
      <w:r>
        <w:rPr>
          <w:b/>
        </w:rPr>
        <w:t>，本例中是</w:t>
      </w:r>
      <w:r>
        <w:rPr>
          <w:rFonts w:hint="eastAsia"/>
          <w:b/>
        </w:rPr>
        <w:t>1</w:t>
      </w:r>
      <w:r>
        <w:rPr>
          <w:b/>
        </w:rPr>
        <w:t xml:space="preserve"> ~ </w:t>
      </w:r>
      <w:r>
        <w:rPr>
          <w:rFonts w:hint="eastAsia"/>
          <w:b/>
        </w:rPr>
        <w:t>1710</w:t>
      </w:r>
      <w:r>
        <w:rPr>
          <w:rFonts w:hint="eastAsia"/>
          <w:b/>
        </w:rPr>
        <w:t>。</w:t>
      </w:r>
    </w:p>
    <w:p w14:paraId="1A3587A5" w14:textId="5DEFD193" w:rsidR="001E4796" w:rsidRPr="001E4796" w:rsidRDefault="001E4796" w:rsidP="00F80B93">
      <w:pPr>
        <w:spacing w:line="360" w:lineRule="auto"/>
        <w:rPr>
          <w:rFonts w:hint="eastAsia"/>
          <w:b/>
        </w:rPr>
      </w:pPr>
    </w:p>
    <w:p w14:paraId="17A0C532" w14:textId="57052B2D" w:rsidR="001E4796" w:rsidRDefault="001E4796" w:rsidP="00F80B93">
      <w:pPr>
        <w:spacing w:line="360" w:lineRule="auto"/>
        <w:rPr>
          <w:rFonts w:hint="eastAsia"/>
          <w:b/>
        </w:rPr>
      </w:pPr>
      <w:r>
        <w:rPr>
          <w:noProof/>
        </w:rPr>
        <w:drawing>
          <wp:inline distT="0" distB="0" distL="0" distR="0" wp14:anchorId="7C564425" wp14:editId="39E3A19D">
            <wp:extent cx="5274310" cy="37344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34435"/>
                    </a:xfrm>
                    <a:prstGeom prst="rect">
                      <a:avLst/>
                    </a:prstGeom>
                  </pic:spPr>
                </pic:pic>
              </a:graphicData>
            </a:graphic>
          </wp:inline>
        </w:drawing>
      </w:r>
    </w:p>
    <w:p w14:paraId="4C8BD26D" w14:textId="77777777" w:rsidR="001E4796" w:rsidRDefault="001E4796" w:rsidP="00F80B93">
      <w:pPr>
        <w:spacing w:line="360" w:lineRule="auto"/>
        <w:rPr>
          <w:b/>
        </w:rPr>
      </w:pPr>
    </w:p>
    <w:p w14:paraId="059AC2A0" w14:textId="7A000FA0" w:rsidR="001E4796" w:rsidRDefault="001E4796" w:rsidP="00F80B93">
      <w:pPr>
        <w:spacing w:line="360" w:lineRule="auto"/>
        <w:rPr>
          <w:rFonts w:hint="eastAsia"/>
          <w:b/>
        </w:rPr>
      </w:pPr>
      <w:r>
        <w:rPr>
          <w:rFonts w:hint="eastAsia"/>
          <w:b/>
        </w:rPr>
        <w:lastRenderedPageBreak/>
        <w:t>3</w:t>
      </w:r>
      <w:r>
        <w:rPr>
          <w:rFonts w:hint="eastAsia"/>
          <w:b/>
        </w:rPr>
        <w:t>）</w:t>
      </w:r>
      <w:r w:rsidR="00312FC2">
        <w:rPr>
          <w:rFonts w:hint="eastAsia"/>
          <w:b/>
        </w:rPr>
        <w:t>鼠标</w:t>
      </w:r>
      <w:r w:rsidR="00312FC2">
        <w:rPr>
          <w:b/>
        </w:rPr>
        <w:t>滑轮上滑后，在</w:t>
      </w:r>
      <w:r w:rsidR="00312FC2">
        <w:rPr>
          <w:b/>
        </w:rPr>
        <w:t>“Change region shown”</w:t>
      </w:r>
      <w:r w:rsidR="00312FC2">
        <w:rPr>
          <w:rFonts w:hint="eastAsia"/>
          <w:b/>
        </w:rPr>
        <w:t>那里</w:t>
      </w:r>
      <w:r w:rsidR="00312FC2">
        <w:rPr>
          <w:b/>
        </w:rPr>
        <w:t>输入</w:t>
      </w:r>
      <w:r w:rsidR="00312FC2">
        <w:rPr>
          <w:rFonts w:hint="eastAsia"/>
          <w:b/>
        </w:rPr>
        <w:t>1</w:t>
      </w:r>
      <w:r w:rsidR="00312FC2">
        <w:rPr>
          <w:b/>
        </w:rPr>
        <w:t xml:space="preserve"> ~ </w:t>
      </w:r>
      <w:r w:rsidR="00312FC2">
        <w:rPr>
          <w:rFonts w:hint="eastAsia"/>
          <w:b/>
        </w:rPr>
        <w:t>1710</w:t>
      </w:r>
      <w:r w:rsidR="00312FC2">
        <w:rPr>
          <w:rFonts w:hint="eastAsia"/>
          <w:b/>
        </w:rPr>
        <w:t>，</w:t>
      </w:r>
      <w:r w:rsidR="00312FC2">
        <w:rPr>
          <w:b/>
        </w:rPr>
        <w:t>点击</w:t>
      </w:r>
      <w:r w:rsidR="00312FC2">
        <w:rPr>
          <w:b/>
        </w:rPr>
        <w:t>update view.</w:t>
      </w:r>
    </w:p>
    <w:p w14:paraId="6CBBD375" w14:textId="77777777" w:rsidR="001E4796" w:rsidRDefault="001E4796" w:rsidP="00F80B93">
      <w:pPr>
        <w:spacing w:line="360" w:lineRule="auto"/>
        <w:rPr>
          <w:b/>
        </w:rPr>
      </w:pPr>
    </w:p>
    <w:p w14:paraId="7CAC1E05" w14:textId="492E9979" w:rsidR="001E4796" w:rsidRDefault="001E4796" w:rsidP="00F80B93">
      <w:pPr>
        <w:spacing w:line="360" w:lineRule="auto"/>
        <w:rPr>
          <w:b/>
        </w:rPr>
      </w:pPr>
      <w:r>
        <w:rPr>
          <w:noProof/>
        </w:rPr>
        <w:drawing>
          <wp:inline distT="0" distB="0" distL="0" distR="0" wp14:anchorId="1BC299A4" wp14:editId="4011DEC9">
            <wp:extent cx="5274310" cy="30664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6415"/>
                    </a:xfrm>
                    <a:prstGeom prst="rect">
                      <a:avLst/>
                    </a:prstGeom>
                  </pic:spPr>
                </pic:pic>
              </a:graphicData>
            </a:graphic>
          </wp:inline>
        </w:drawing>
      </w:r>
    </w:p>
    <w:p w14:paraId="0ABF87FD" w14:textId="77777777" w:rsidR="00974989" w:rsidRDefault="00974989" w:rsidP="00F80B93">
      <w:pPr>
        <w:spacing w:line="360" w:lineRule="auto"/>
        <w:rPr>
          <w:b/>
        </w:rPr>
      </w:pPr>
    </w:p>
    <w:p w14:paraId="089CA8D4" w14:textId="1A786D74" w:rsidR="001E4796" w:rsidRDefault="00312FC2" w:rsidP="00F80B93">
      <w:pPr>
        <w:spacing w:line="360" w:lineRule="auto"/>
        <w:rPr>
          <w:rFonts w:hint="eastAsia"/>
          <w:b/>
        </w:rPr>
      </w:pPr>
      <w:r>
        <w:rPr>
          <w:rFonts w:hint="eastAsia"/>
          <w:b/>
        </w:rPr>
        <w:t>4)</w:t>
      </w:r>
      <w:r>
        <w:rPr>
          <w:b/>
        </w:rPr>
        <w:t xml:space="preserve"> </w:t>
      </w:r>
      <w:r>
        <w:rPr>
          <w:rFonts w:hint="eastAsia"/>
          <w:b/>
        </w:rPr>
        <w:t>保存</w:t>
      </w:r>
      <w:r>
        <w:rPr>
          <w:b/>
        </w:rPr>
        <w:t>ORGANISM</w:t>
      </w:r>
      <w:r>
        <w:rPr>
          <w:b/>
        </w:rPr>
        <w:t>信息</w:t>
      </w:r>
    </w:p>
    <w:p w14:paraId="07322821" w14:textId="382F617A" w:rsidR="001E4796" w:rsidRDefault="001E4796" w:rsidP="00F80B93">
      <w:pPr>
        <w:spacing w:line="360" w:lineRule="auto"/>
        <w:rPr>
          <w:b/>
        </w:rPr>
      </w:pPr>
      <w:r>
        <w:rPr>
          <w:noProof/>
        </w:rPr>
        <w:drawing>
          <wp:inline distT="0" distB="0" distL="0" distR="0" wp14:anchorId="0CBB64EF" wp14:editId="38974595">
            <wp:extent cx="5274310" cy="36226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2675"/>
                    </a:xfrm>
                    <a:prstGeom prst="rect">
                      <a:avLst/>
                    </a:prstGeom>
                  </pic:spPr>
                </pic:pic>
              </a:graphicData>
            </a:graphic>
          </wp:inline>
        </w:drawing>
      </w:r>
    </w:p>
    <w:p w14:paraId="6BCF4CBB" w14:textId="77777777" w:rsidR="00974989" w:rsidRDefault="00974989" w:rsidP="00F80B93">
      <w:pPr>
        <w:spacing w:line="360" w:lineRule="auto"/>
        <w:rPr>
          <w:b/>
        </w:rPr>
      </w:pPr>
    </w:p>
    <w:p w14:paraId="1E5549C3" w14:textId="47398879" w:rsidR="001E4796" w:rsidRDefault="00312FC2" w:rsidP="00F80B93">
      <w:pPr>
        <w:spacing w:line="360" w:lineRule="auto"/>
        <w:rPr>
          <w:rFonts w:hint="eastAsia"/>
          <w:b/>
        </w:rPr>
      </w:pPr>
      <w:r>
        <w:rPr>
          <w:rFonts w:hint="eastAsia"/>
          <w:b/>
        </w:rPr>
        <w:t>5</w:t>
      </w:r>
      <w:r>
        <w:rPr>
          <w:rFonts w:hint="eastAsia"/>
          <w:b/>
        </w:rPr>
        <w:t>）点击</w:t>
      </w:r>
      <w:r>
        <w:rPr>
          <w:b/>
        </w:rPr>
        <w:t>显示</w:t>
      </w:r>
      <w:r>
        <w:rPr>
          <w:rFonts w:hint="eastAsia"/>
          <w:b/>
        </w:rPr>
        <w:t>方式</w:t>
      </w:r>
      <w:r>
        <w:rPr>
          <w:b/>
        </w:rPr>
        <w:t>为</w:t>
      </w:r>
      <w:r>
        <w:rPr>
          <w:rFonts w:hint="eastAsia"/>
          <w:b/>
        </w:rPr>
        <w:t>FASTA</w:t>
      </w:r>
      <w:r>
        <w:rPr>
          <w:b/>
        </w:rPr>
        <w:t>，</w:t>
      </w:r>
      <w:r>
        <w:rPr>
          <w:rFonts w:hint="eastAsia"/>
          <w:b/>
        </w:rPr>
        <w:t>将</w:t>
      </w:r>
      <w:r>
        <w:rPr>
          <w:b/>
        </w:rPr>
        <w:t>FASTA</w:t>
      </w:r>
      <w:r>
        <w:rPr>
          <w:b/>
        </w:rPr>
        <w:t>格式</w:t>
      </w:r>
      <w:r>
        <w:rPr>
          <w:rFonts w:hint="eastAsia"/>
          <w:b/>
        </w:rPr>
        <w:t>序列</w:t>
      </w:r>
      <w:r>
        <w:rPr>
          <w:b/>
        </w:rPr>
        <w:t>保存。</w:t>
      </w:r>
    </w:p>
    <w:p w14:paraId="05BBA44E" w14:textId="7EFCF377" w:rsidR="001E4796" w:rsidRDefault="001E4796" w:rsidP="00F80B93">
      <w:pPr>
        <w:spacing w:line="360" w:lineRule="auto"/>
        <w:rPr>
          <w:rFonts w:hint="eastAsia"/>
          <w:b/>
        </w:rPr>
      </w:pPr>
      <w:r>
        <w:rPr>
          <w:noProof/>
        </w:rPr>
        <w:lastRenderedPageBreak/>
        <w:drawing>
          <wp:inline distT="0" distB="0" distL="0" distR="0" wp14:anchorId="49152B1E" wp14:editId="0CD262D9">
            <wp:extent cx="5274310" cy="3650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50615"/>
                    </a:xfrm>
                    <a:prstGeom prst="rect">
                      <a:avLst/>
                    </a:prstGeom>
                  </pic:spPr>
                </pic:pic>
              </a:graphicData>
            </a:graphic>
          </wp:inline>
        </w:drawing>
      </w:r>
    </w:p>
    <w:p w14:paraId="70D0B7AB" w14:textId="77777777" w:rsidR="00974989" w:rsidRDefault="00974989" w:rsidP="000F2BF0">
      <w:pPr>
        <w:spacing w:line="360" w:lineRule="auto"/>
        <w:jc w:val="left"/>
        <w:rPr>
          <w:b/>
        </w:rPr>
      </w:pPr>
    </w:p>
    <w:p w14:paraId="05355590" w14:textId="1FFCE8BE" w:rsidR="00312FC2" w:rsidRPr="00974989" w:rsidRDefault="00312FC2" w:rsidP="000F2BF0">
      <w:pPr>
        <w:spacing w:line="360" w:lineRule="auto"/>
        <w:jc w:val="left"/>
        <w:rPr>
          <w:b/>
        </w:rPr>
      </w:pPr>
      <w:r w:rsidRPr="00974989">
        <w:rPr>
          <w:rFonts w:hint="eastAsia"/>
          <w:b/>
        </w:rPr>
        <w:t>6</w:t>
      </w:r>
      <w:r w:rsidRPr="00974989">
        <w:rPr>
          <w:rFonts w:hint="eastAsia"/>
          <w:b/>
        </w:rPr>
        <w:t>）</w:t>
      </w:r>
      <w:r w:rsidRPr="00974989">
        <w:rPr>
          <w:b/>
        </w:rPr>
        <w:t>将所有</w:t>
      </w:r>
      <w:r w:rsidRPr="00974989">
        <w:rPr>
          <w:rFonts w:hint="eastAsia"/>
          <w:b/>
        </w:rPr>
        <w:t>下载</w:t>
      </w:r>
      <w:r w:rsidRPr="00974989">
        <w:rPr>
          <w:b/>
        </w:rPr>
        <w:t>的</w:t>
      </w:r>
      <w:r w:rsidRPr="00974989">
        <w:rPr>
          <w:b/>
        </w:rPr>
        <w:t>ureC</w:t>
      </w:r>
      <w:r w:rsidRPr="00974989">
        <w:rPr>
          <w:b/>
        </w:rPr>
        <w:t>基因</w:t>
      </w:r>
      <w:r w:rsidRPr="00974989">
        <w:rPr>
          <w:rFonts w:hint="eastAsia"/>
          <w:b/>
        </w:rPr>
        <w:t>FASTA</w:t>
      </w:r>
      <w:r w:rsidRPr="00974989">
        <w:rPr>
          <w:b/>
        </w:rPr>
        <w:t>序列</w:t>
      </w:r>
      <w:r w:rsidRPr="00974989">
        <w:rPr>
          <w:rFonts w:hint="eastAsia"/>
          <w:b/>
        </w:rPr>
        <w:t>复制</w:t>
      </w:r>
      <w:r w:rsidRPr="00974989">
        <w:rPr>
          <w:b/>
        </w:rPr>
        <w:t>到一个文件中</w:t>
      </w:r>
      <w:r w:rsidRPr="00974989">
        <w:rPr>
          <w:rFonts w:hint="eastAsia"/>
          <w:b/>
        </w:rPr>
        <w:t>，</w:t>
      </w:r>
      <w:r w:rsidRPr="00974989">
        <w:rPr>
          <w:b/>
        </w:rPr>
        <w:t>物种分类信息复制到</w:t>
      </w:r>
      <w:r w:rsidRPr="00974989">
        <w:rPr>
          <w:rFonts w:hint="eastAsia"/>
          <w:b/>
        </w:rPr>
        <w:t>另一个</w:t>
      </w:r>
      <w:r w:rsidRPr="00974989">
        <w:rPr>
          <w:b/>
        </w:rPr>
        <w:t>文件中。</w:t>
      </w:r>
    </w:p>
    <w:p w14:paraId="16307336" w14:textId="77777777" w:rsidR="00312FC2" w:rsidRDefault="00312FC2" w:rsidP="000F2BF0">
      <w:pPr>
        <w:spacing w:line="360" w:lineRule="auto"/>
        <w:jc w:val="left"/>
        <w:rPr>
          <w:rFonts w:hint="eastAsia"/>
        </w:rPr>
      </w:pPr>
    </w:p>
    <w:p w14:paraId="6A20335A" w14:textId="12385563" w:rsidR="00312FC2" w:rsidRDefault="00312FC2" w:rsidP="000F2BF0">
      <w:pPr>
        <w:spacing w:line="360" w:lineRule="auto"/>
        <w:jc w:val="left"/>
      </w:pPr>
      <w:r>
        <w:rPr>
          <w:rFonts w:hint="eastAsia"/>
        </w:rPr>
        <w:t>两个</w:t>
      </w:r>
      <w:r>
        <w:t>文件格式为：</w:t>
      </w:r>
    </w:p>
    <w:p w14:paraId="082E067E" w14:textId="77777777" w:rsidR="000F2BF0" w:rsidRDefault="000F2BF0" w:rsidP="000F2BF0">
      <w:pPr>
        <w:spacing w:line="360" w:lineRule="auto"/>
        <w:jc w:val="left"/>
      </w:pPr>
      <w:r>
        <w:rPr>
          <w:rFonts w:hint="eastAsia"/>
        </w:rPr>
        <w:t>文件</w:t>
      </w:r>
      <w:r>
        <w:rPr>
          <w:rFonts w:hint="eastAsia"/>
        </w:rPr>
        <w:t>1</w:t>
      </w:r>
      <w:r>
        <w:rPr>
          <w:rFonts w:hint="eastAsia"/>
        </w:rPr>
        <w:t>：参考功能</w:t>
      </w:r>
      <w:r>
        <w:t>基因</w:t>
      </w:r>
      <w:r>
        <w:rPr>
          <w:rFonts w:hint="eastAsia"/>
        </w:rPr>
        <w:t>文件，</w:t>
      </w:r>
      <w:r>
        <w:t>格式</w:t>
      </w:r>
      <w:r>
        <w:rPr>
          <w:rFonts w:hint="eastAsia"/>
        </w:rPr>
        <w:t>为</w:t>
      </w:r>
      <w:r>
        <w:t>FASTA</w:t>
      </w:r>
      <w:r>
        <w:t>：</w:t>
      </w:r>
    </w:p>
    <w:p w14:paraId="68BBC5F2" w14:textId="77777777" w:rsidR="001B4F0E" w:rsidRDefault="001B4F0E" w:rsidP="000F2BF0">
      <w:pPr>
        <w:spacing w:line="360" w:lineRule="auto"/>
        <w:jc w:val="left"/>
      </w:pPr>
      <w:r>
        <w:rPr>
          <w:noProof/>
        </w:rPr>
        <w:drawing>
          <wp:inline distT="0" distB="0" distL="0" distR="0" wp14:anchorId="75F99C8B" wp14:editId="03F786C6">
            <wp:extent cx="5274310" cy="6388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8810"/>
                    </a:xfrm>
                    <a:prstGeom prst="rect">
                      <a:avLst/>
                    </a:prstGeom>
                  </pic:spPr>
                </pic:pic>
              </a:graphicData>
            </a:graphic>
          </wp:inline>
        </w:drawing>
      </w:r>
    </w:p>
    <w:p w14:paraId="06A5BB45" w14:textId="57412B72" w:rsidR="001B4F0E" w:rsidDel="001E4796" w:rsidRDefault="001B4F0E" w:rsidP="000F2BF0">
      <w:pPr>
        <w:spacing w:line="360" w:lineRule="auto"/>
        <w:jc w:val="left"/>
        <w:rPr>
          <w:del w:id="16" w:author="shengguo" w:date="2020-08-31T16:11:00Z"/>
        </w:rPr>
      </w:pPr>
    </w:p>
    <w:p w14:paraId="1F0DFE31" w14:textId="77777777" w:rsidR="000F2BF0" w:rsidRDefault="000F2BF0" w:rsidP="000F2BF0">
      <w:pPr>
        <w:spacing w:line="360" w:lineRule="auto"/>
        <w:jc w:val="left"/>
      </w:pPr>
      <w:r>
        <w:rPr>
          <w:rFonts w:hint="eastAsia"/>
        </w:rPr>
        <w:t>文件</w:t>
      </w:r>
      <w:r>
        <w:rPr>
          <w:rFonts w:hint="eastAsia"/>
        </w:rPr>
        <w:t>2</w:t>
      </w:r>
      <w:r>
        <w:rPr>
          <w:rFonts w:hint="eastAsia"/>
        </w:rPr>
        <w:t>：参考</w:t>
      </w:r>
      <w:r>
        <w:t>功能基因</w:t>
      </w:r>
      <w:r>
        <w:rPr>
          <w:rFonts w:hint="eastAsia"/>
        </w:rPr>
        <w:t>物种</w:t>
      </w:r>
      <w:r>
        <w:t>信息文件</w:t>
      </w:r>
      <w:r>
        <w:rPr>
          <w:rFonts w:hint="eastAsia"/>
        </w:rPr>
        <w:t>，</w:t>
      </w:r>
      <w:r>
        <w:t>文本文件</w:t>
      </w:r>
      <w:r w:rsidR="002B0565">
        <w:rPr>
          <w:rFonts w:hint="eastAsia"/>
        </w:rPr>
        <w:t>（第一列</w:t>
      </w:r>
      <w:r w:rsidR="002B0565">
        <w:t>为</w:t>
      </w:r>
      <w:r w:rsidR="002B0565">
        <w:t>ID</w:t>
      </w:r>
      <w:r w:rsidR="002B0565">
        <w:t>，第二列为分类信息，两列</w:t>
      </w:r>
      <w:r w:rsidR="002B0565">
        <w:t>Tab</w:t>
      </w:r>
      <w:r w:rsidR="002B0565">
        <w:t>隔开</w:t>
      </w:r>
      <w:r w:rsidR="002B0565">
        <w:rPr>
          <w:rFonts w:hint="eastAsia"/>
        </w:rPr>
        <w:t>）</w:t>
      </w:r>
      <w:r>
        <w:t>，</w:t>
      </w:r>
      <w:r>
        <w:rPr>
          <w:rFonts w:hint="eastAsia"/>
        </w:rPr>
        <w:t>格式如下</w:t>
      </w:r>
      <w:r>
        <w:t>：</w:t>
      </w:r>
    </w:p>
    <w:p w14:paraId="76DD5326" w14:textId="77777777" w:rsidR="002B0565" w:rsidRDefault="001B4F0E" w:rsidP="00F80B93">
      <w:pPr>
        <w:spacing w:line="360" w:lineRule="auto"/>
      </w:pPr>
      <w:r>
        <w:rPr>
          <w:noProof/>
        </w:rPr>
        <w:drawing>
          <wp:inline distT="0" distB="0" distL="0" distR="0" wp14:anchorId="49F9FA39" wp14:editId="16014190">
            <wp:extent cx="5274310" cy="3619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1950"/>
                    </a:xfrm>
                    <a:prstGeom prst="rect">
                      <a:avLst/>
                    </a:prstGeom>
                  </pic:spPr>
                </pic:pic>
              </a:graphicData>
            </a:graphic>
          </wp:inline>
        </w:drawing>
      </w:r>
    </w:p>
    <w:p w14:paraId="23CBBF3C" w14:textId="77777777" w:rsidR="001B4F0E" w:rsidRPr="002B0565" w:rsidRDefault="001B4F0E" w:rsidP="00F80B93">
      <w:pPr>
        <w:spacing w:line="360" w:lineRule="auto"/>
      </w:pPr>
    </w:p>
    <w:p w14:paraId="5A741FF6" w14:textId="77777777" w:rsidR="0036552D" w:rsidRPr="0036552D" w:rsidRDefault="0036552D" w:rsidP="00F80B93">
      <w:pPr>
        <w:spacing w:line="360" w:lineRule="auto"/>
        <w:rPr>
          <w:b/>
        </w:rPr>
      </w:pPr>
      <w:r>
        <w:rPr>
          <w:rFonts w:hint="eastAsia"/>
          <w:b/>
        </w:rPr>
        <w:t>（</w:t>
      </w:r>
      <w:r>
        <w:rPr>
          <w:rFonts w:hint="eastAsia"/>
          <w:b/>
        </w:rPr>
        <w:t>2</w:t>
      </w:r>
      <w:r>
        <w:rPr>
          <w:rFonts w:hint="eastAsia"/>
          <w:b/>
        </w:rPr>
        <w:t>）创建数据库</w:t>
      </w:r>
      <w:r>
        <w:rPr>
          <w:b/>
        </w:rPr>
        <w:t>包</w:t>
      </w:r>
    </w:p>
    <w:p w14:paraId="33FAFEEE" w14:textId="77777777" w:rsidR="00406719" w:rsidRDefault="00406719" w:rsidP="00F80B93">
      <w:pPr>
        <w:spacing w:line="360" w:lineRule="auto"/>
      </w:pPr>
    </w:p>
    <w:p w14:paraId="3F12ACC7" w14:textId="77777777" w:rsidR="0036552D" w:rsidRDefault="0036552D" w:rsidP="00F80B93">
      <w:pPr>
        <w:spacing w:line="360" w:lineRule="auto"/>
        <w:jc w:val="left"/>
      </w:pPr>
      <w:r>
        <w:rPr>
          <w:rFonts w:hint="eastAsia"/>
        </w:rPr>
        <w:t>运行程序</w:t>
      </w:r>
      <w:r>
        <w:t>：</w:t>
      </w:r>
    </w:p>
    <w:p w14:paraId="4A7B3099" w14:textId="652738DF" w:rsidR="00406719" w:rsidRDefault="00311DD1" w:rsidP="00F80B93">
      <w:pPr>
        <w:spacing w:line="360" w:lineRule="auto"/>
        <w:jc w:val="left"/>
      </w:pPr>
      <w:del w:id="17" w:author="Liu Yong-Xin" w:date="2020-08-24T22:13:00Z">
        <w:r w:rsidRPr="005955DE" w:rsidDel="005955DE">
          <w:rPr>
            <w:rPrChange w:id="18" w:author="Liu Yong-Xin" w:date="2020-08-24T22:13:00Z">
              <w:rPr>
                <w:highlight w:val="yellow"/>
              </w:rPr>
            </w:rPrChange>
          </w:rPr>
          <w:lastRenderedPageBreak/>
          <w:delText xml:space="preserve">$ </w:delText>
        </w:r>
      </w:del>
      <w:bookmarkStart w:id="19" w:name="OLE_LINK2"/>
      <w:bookmarkStart w:id="20" w:name="OLE_LINK3"/>
      <w:bookmarkStart w:id="21" w:name="OLE_LINK4"/>
      <w:r w:rsidRPr="005955DE">
        <w:rPr>
          <w:rPrChange w:id="22" w:author="Liu Yong-Xin" w:date="2020-08-24T22:13:00Z">
            <w:rPr>
              <w:highlight w:val="yellow"/>
            </w:rPr>
          </w:rPrChange>
        </w:rPr>
        <w:t>graftM create --sequences marker.genes.fasta --taxonomy marker.genes.taxonomy.txt  --output marker.genes.gpkg</w:t>
      </w:r>
      <w:bookmarkEnd w:id="20"/>
      <w:bookmarkEnd w:id="21"/>
    </w:p>
    <w:p w14:paraId="1F5C9CD4" w14:textId="77777777" w:rsidR="00BA2BE8" w:rsidRDefault="00BA2BE8" w:rsidP="00F80B93">
      <w:pPr>
        <w:spacing w:line="360" w:lineRule="auto"/>
        <w:jc w:val="left"/>
      </w:pPr>
    </w:p>
    <w:p w14:paraId="6F5D96E4" w14:textId="740FE07E" w:rsidR="00BA2BE8" w:rsidRDefault="00BA2BE8" w:rsidP="00F80B93">
      <w:pPr>
        <w:spacing w:line="360" w:lineRule="auto"/>
        <w:jc w:val="left"/>
      </w:pPr>
      <w:r>
        <w:rPr>
          <w:noProof/>
        </w:rPr>
        <w:drawing>
          <wp:inline distT="0" distB="0" distL="0" distR="0" wp14:anchorId="202441FA" wp14:editId="24061214">
            <wp:extent cx="5274310" cy="28225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2575"/>
                    </a:xfrm>
                    <a:prstGeom prst="rect">
                      <a:avLst/>
                    </a:prstGeom>
                  </pic:spPr>
                </pic:pic>
              </a:graphicData>
            </a:graphic>
          </wp:inline>
        </w:drawing>
      </w:r>
    </w:p>
    <w:p w14:paraId="74729AA4" w14:textId="38E97872" w:rsidR="00BA2BE8" w:rsidRDefault="00BA2BE8" w:rsidP="00F80B93">
      <w:pPr>
        <w:spacing w:line="360" w:lineRule="auto"/>
        <w:jc w:val="left"/>
      </w:pPr>
      <w:r w:rsidRPr="00BA2BE8">
        <w:rPr>
          <w:rFonts w:hint="eastAsia"/>
          <w:highlight w:val="yellow"/>
        </w:rPr>
        <w:t>该图为</w:t>
      </w:r>
      <w:r w:rsidRPr="00BA2BE8">
        <w:rPr>
          <w:highlight w:val="yellow"/>
        </w:rPr>
        <w:t>我运行</w:t>
      </w:r>
      <w:r w:rsidRPr="00BA2BE8">
        <w:rPr>
          <w:rFonts w:hint="eastAsia"/>
          <w:highlight w:val="yellow"/>
        </w:rPr>
        <w:t>成功</w:t>
      </w:r>
      <w:r w:rsidRPr="00BA2BE8">
        <w:rPr>
          <w:highlight w:val="yellow"/>
        </w:rPr>
        <w:t>的图，不太确定下面的错误</w:t>
      </w:r>
      <w:r w:rsidRPr="00BA2BE8">
        <w:rPr>
          <w:rFonts w:hint="eastAsia"/>
          <w:highlight w:val="yellow"/>
        </w:rPr>
        <w:t>具体</w:t>
      </w:r>
      <w:r w:rsidRPr="00BA2BE8">
        <w:rPr>
          <w:highlight w:val="yellow"/>
        </w:rPr>
        <w:t>什么原因，有可能是</w:t>
      </w:r>
      <w:r w:rsidRPr="00BA2BE8">
        <w:rPr>
          <w:rFonts w:hint="eastAsia"/>
          <w:highlight w:val="yellow"/>
        </w:rPr>
        <w:t>配套</w:t>
      </w:r>
      <w:r w:rsidRPr="00BA2BE8">
        <w:rPr>
          <w:highlight w:val="yellow"/>
        </w:rPr>
        <w:t>软件版本问题，我发邮件问问开发者。</w:t>
      </w:r>
      <w:bookmarkStart w:id="23" w:name="_GoBack"/>
      <w:bookmarkEnd w:id="23"/>
    </w:p>
    <w:p w14:paraId="6FBE7C89" w14:textId="77777777" w:rsidR="00BA2BE8" w:rsidRDefault="00BA2BE8" w:rsidP="00F80B93">
      <w:pPr>
        <w:spacing w:line="360" w:lineRule="auto"/>
        <w:jc w:val="left"/>
      </w:pPr>
    </w:p>
    <w:p w14:paraId="5E5CDDC2" w14:textId="77777777" w:rsidR="00BA2BE8" w:rsidRPr="00BA2BE8" w:rsidRDefault="00BA2BE8" w:rsidP="00F80B93">
      <w:pPr>
        <w:spacing w:line="360" w:lineRule="auto"/>
        <w:jc w:val="left"/>
        <w:rPr>
          <w:ins w:id="24" w:author="Liu Yong-Xin" w:date="2020-08-24T22:32:00Z"/>
          <w:rFonts w:hint="eastAsia"/>
        </w:rPr>
      </w:pPr>
    </w:p>
    <w:bookmarkEnd w:id="19"/>
    <w:p w14:paraId="2CBDC0BE" w14:textId="0C3E03F8" w:rsidR="001E2CC7" w:rsidRPr="00311DD1" w:rsidRDefault="001E2CC7" w:rsidP="00F80B93">
      <w:pPr>
        <w:spacing w:line="360" w:lineRule="auto"/>
        <w:jc w:val="left"/>
      </w:pPr>
      <w:ins w:id="25" w:author="Liu Yong-Xin" w:date="2020-08-24T22:32:00Z">
        <w:r>
          <w:rPr>
            <w:rFonts w:hint="eastAsia"/>
          </w:rPr>
          <w:t>#</w:t>
        </w:r>
        <w:r>
          <w:t xml:space="preserve"> </w:t>
        </w:r>
        <w:r>
          <w:rPr>
            <w:rFonts w:hint="eastAsia"/>
          </w:rPr>
          <w:t>显示如下报告</w:t>
        </w:r>
      </w:ins>
    </w:p>
    <w:p w14:paraId="5CFC8937" w14:textId="77777777" w:rsidR="001E2CC7" w:rsidRDefault="001E2CC7" w:rsidP="001E2CC7">
      <w:pPr>
        <w:spacing w:line="360" w:lineRule="auto"/>
        <w:jc w:val="left"/>
        <w:rPr>
          <w:ins w:id="26" w:author="Liu Yong-Xin" w:date="2020-08-24T22:32:00Z"/>
        </w:rPr>
      </w:pPr>
      <w:ins w:id="27" w:author="Liu Yong-Xin" w:date="2020-08-24T22:32:00Z">
        <w:r>
          <w:t xml:space="preserve">08/24/2020 10:31:45 PM ERROR: </w:t>
        </w:r>
      </w:ins>
    </w:p>
    <w:p w14:paraId="5F28F039" w14:textId="77777777" w:rsidR="001E2CC7" w:rsidRDefault="001E2CC7" w:rsidP="001E2CC7">
      <w:pPr>
        <w:spacing w:line="360" w:lineRule="auto"/>
        <w:jc w:val="left"/>
        <w:rPr>
          <w:ins w:id="28" w:author="Liu Yong-Xin" w:date="2020-08-24T22:32:00Z"/>
        </w:rPr>
      </w:pPr>
      <w:ins w:id="29" w:author="Liu Yong-Xin" w:date="2020-08-24T22:32:00Z">
        <w:r>
          <w:t>taxit create failed to run in a small amount of time suggesting that</w:t>
        </w:r>
      </w:ins>
    </w:p>
    <w:p w14:paraId="4094B477" w14:textId="77777777" w:rsidR="001E2CC7" w:rsidRDefault="001E2CC7" w:rsidP="001E2CC7">
      <w:pPr>
        <w:spacing w:line="360" w:lineRule="auto"/>
        <w:jc w:val="left"/>
        <w:rPr>
          <w:ins w:id="30" w:author="Liu Yong-Xin" w:date="2020-08-24T22:32:00Z"/>
        </w:rPr>
      </w:pPr>
      <w:ins w:id="31" w:author="Liu Yong-Xin" w:date="2020-08-24T22:32:00Z">
        <w:r>
          <w:t>rerooting was unsuccessful. Unfortunately this tree will need to be rerooted</w:t>
        </w:r>
      </w:ins>
    </w:p>
    <w:p w14:paraId="23DC1971" w14:textId="77777777" w:rsidR="001E2CC7" w:rsidRDefault="001E2CC7" w:rsidP="001E2CC7">
      <w:pPr>
        <w:spacing w:line="360" w:lineRule="auto"/>
        <w:jc w:val="left"/>
        <w:rPr>
          <w:ins w:id="32" w:author="Liu Yong-Xin" w:date="2020-08-24T22:32:00Z"/>
        </w:rPr>
      </w:pPr>
      <w:ins w:id="33" w:author="Liu Yong-Xin" w:date="2020-08-24T22:32:00Z">
        <w:r>
          <w:t>manually yourself using a tree editor such as ARB or FigTree.</w:t>
        </w:r>
      </w:ins>
    </w:p>
    <w:p w14:paraId="4DC8C038" w14:textId="77777777" w:rsidR="001E2CC7" w:rsidRDefault="001E2CC7" w:rsidP="001E2CC7">
      <w:pPr>
        <w:spacing w:line="360" w:lineRule="auto"/>
        <w:jc w:val="left"/>
        <w:rPr>
          <w:ins w:id="34" w:author="Liu Yong-Xin" w:date="2020-08-24T22:32:00Z"/>
        </w:rPr>
      </w:pPr>
      <w:ins w:id="35" w:author="Liu Yong-Xin" w:date="2020-08-24T22:32:00Z">
        <w:r>
          <w:t>Once you have a rerooted newick format tree, rerun graftm create</w:t>
        </w:r>
      </w:ins>
    </w:p>
    <w:p w14:paraId="2982F8B7" w14:textId="77777777" w:rsidR="001E2CC7" w:rsidRDefault="001E2CC7" w:rsidP="001E2CC7">
      <w:pPr>
        <w:spacing w:line="360" w:lineRule="auto"/>
        <w:jc w:val="left"/>
        <w:rPr>
          <w:ins w:id="36" w:author="Liu Yong-Xin" w:date="2020-08-24T22:32:00Z"/>
        </w:rPr>
      </w:pPr>
      <w:ins w:id="37" w:author="Liu Yong-Xin" w:date="2020-08-24T22:32:00Z">
        <w:r>
          <w:t>specifying the new tree with --rerooted_tree. The tree file to be rerooted is 'graftm_create_tree.marker.tree'</w:t>
        </w:r>
      </w:ins>
    </w:p>
    <w:p w14:paraId="208C4C30" w14:textId="77777777" w:rsidR="001E2CC7" w:rsidRDefault="001E2CC7" w:rsidP="001E2CC7">
      <w:pPr>
        <w:spacing w:line="360" w:lineRule="auto"/>
        <w:jc w:val="left"/>
        <w:rPr>
          <w:ins w:id="38" w:author="Liu Yong-Xin" w:date="2020-08-24T22:32:00Z"/>
        </w:rPr>
      </w:pPr>
      <w:ins w:id="39" w:author="Liu Yong-Xin" w:date="2020-08-24T22:32:00Z">
        <w:r>
          <w:t xml:space="preserve">08/24/2020 10:31:45 PM ERROR: </w:t>
        </w:r>
      </w:ins>
    </w:p>
    <w:p w14:paraId="4153A0C2" w14:textId="77777777" w:rsidR="001E2CC7" w:rsidRDefault="001E2CC7" w:rsidP="001E2CC7">
      <w:pPr>
        <w:spacing w:line="360" w:lineRule="auto"/>
        <w:jc w:val="left"/>
        <w:rPr>
          <w:ins w:id="40" w:author="Liu Yong-Xin" w:date="2020-08-24T22:32:00Z"/>
        </w:rPr>
      </w:pPr>
      <w:ins w:id="41" w:author="Liu Yong-Xin" w:date="2020-08-24T22:32:00Z">
        <w:r>
          <w:t>When rerunning, please use the following flags for the command line to account</w:t>
        </w:r>
      </w:ins>
    </w:p>
    <w:p w14:paraId="404B0BB7" w14:textId="77777777" w:rsidR="001E2CC7" w:rsidRDefault="001E2CC7" w:rsidP="001E2CC7">
      <w:pPr>
        <w:spacing w:line="360" w:lineRule="auto"/>
        <w:jc w:val="left"/>
        <w:rPr>
          <w:ins w:id="42" w:author="Liu Yong-Xin" w:date="2020-08-24T22:32:00Z"/>
        </w:rPr>
      </w:pPr>
      <w:ins w:id="43" w:author="Liu Yong-Xin" w:date="2020-08-24T22:32:00Z">
        <w:r>
          <w:t>for the fact that some sequences may have been removed during the deduplication</w:t>
        </w:r>
      </w:ins>
    </w:p>
    <w:p w14:paraId="1A0D5223" w14:textId="77777777" w:rsidR="001E2CC7" w:rsidRDefault="001E2CC7" w:rsidP="001E2CC7">
      <w:pPr>
        <w:spacing w:line="360" w:lineRule="auto"/>
        <w:jc w:val="left"/>
        <w:rPr>
          <w:ins w:id="44" w:author="Liu Yong-Xin" w:date="2020-08-24T22:32:00Z"/>
        </w:rPr>
      </w:pPr>
      <w:ins w:id="45" w:author="Liu Yong-Xin" w:date="2020-08-24T22:32:00Z">
        <w:r>
          <w:t>process.</w:t>
        </w:r>
      </w:ins>
    </w:p>
    <w:p w14:paraId="0C14B65A" w14:textId="77777777" w:rsidR="001E2CC7" w:rsidRDefault="001E2CC7" w:rsidP="001E2CC7">
      <w:pPr>
        <w:spacing w:line="360" w:lineRule="auto"/>
        <w:jc w:val="left"/>
        <w:rPr>
          <w:ins w:id="46" w:author="Liu Yong-Xin" w:date="2020-08-24T22:32:00Z"/>
        </w:rPr>
      </w:pPr>
    </w:p>
    <w:p w14:paraId="73044368" w14:textId="422B0A86" w:rsidR="002B4D12" w:rsidRDefault="001E2CC7" w:rsidP="001E2CC7">
      <w:pPr>
        <w:spacing w:line="360" w:lineRule="auto"/>
        <w:jc w:val="left"/>
        <w:rPr>
          <w:ins w:id="47" w:author="Liu Yong-Xin" w:date="2020-08-24T22:32:00Z"/>
        </w:rPr>
      </w:pPr>
      <w:ins w:id="48" w:author="Liu Yong-Xin" w:date="2020-08-24T22:32:00Z">
        <w:r>
          <w:lastRenderedPageBreak/>
          <w:t>graftM create --taxtastic_taxonomy graftm_create_taxonomy.marker.csv --taxtastic_seqinfo graftm_create_seqinfo.marker.csv --alignment graftm_create_alignment.marker.faa  --rerooted_tree &lt;REROOTED_TREE&gt;</w:t>
        </w:r>
      </w:ins>
    </w:p>
    <w:p w14:paraId="083F90D2" w14:textId="44909BBA" w:rsidR="001E2CC7" w:rsidRDefault="001E2CC7" w:rsidP="001E2CC7">
      <w:pPr>
        <w:spacing w:line="360" w:lineRule="auto"/>
        <w:jc w:val="left"/>
      </w:pPr>
      <w:ins w:id="49" w:author="Liu Yong-Xin" w:date="2020-08-24T22:33:00Z">
        <w:r>
          <w:rPr>
            <w:rFonts w:hint="eastAsia"/>
          </w:rPr>
          <w:t>#</w:t>
        </w:r>
        <w:r>
          <w:t xml:space="preserve"> </w:t>
        </w:r>
        <w:r>
          <w:rPr>
            <w:rFonts w:hint="eastAsia"/>
          </w:rPr>
          <w:t>查看</w:t>
        </w:r>
        <w:r w:rsidRPr="001E2CC7">
          <w:t>graftM tree --help</w:t>
        </w:r>
        <w:r>
          <w:t xml:space="preserve"> </w:t>
        </w:r>
        <w:r>
          <w:rPr>
            <w:rFonts w:hint="eastAsia"/>
          </w:rPr>
          <w:t>需要</w:t>
        </w:r>
        <w:r>
          <w:rPr>
            <w:rFonts w:hint="eastAsia"/>
          </w:rPr>
          <w:t>ref</w:t>
        </w:r>
        <w:r>
          <w:t>erence tree</w:t>
        </w:r>
      </w:ins>
      <w:ins w:id="50" w:author="Liu Yong-Xin" w:date="2020-08-24T22:34:00Z">
        <w:r>
          <w:t xml:space="preserve"> </w:t>
        </w:r>
        <w:r>
          <w:rPr>
            <w:rFonts w:hint="eastAsia"/>
          </w:rPr>
          <w:t>（</w:t>
        </w:r>
        <w:r w:rsidRPr="001E2CC7">
          <w:t>GraftM 0.13.1</w:t>
        </w:r>
        <w:r>
          <w:rPr>
            <w:rFonts w:hint="eastAsia"/>
          </w:rPr>
          <w:t>）</w:t>
        </w:r>
      </w:ins>
    </w:p>
    <w:p w14:paraId="059AE738" w14:textId="77777777" w:rsidR="004F5083" w:rsidRPr="00063698" w:rsidRDefault="004F5083" w:rsidP="00F80B93">
      <w:pPr>
        <w:spacing w:line="360" w:lineRule="auto"/>
        <w:jc w:val="left"/>
        <w:rPr>
          <w:b/>
        </w:rPr>
      </w:pPr>
      <w:r w:rsidRPr="00063698">
        <w:rPr>
          <w:b/>
        </w:rPr>
        <w:t>graftM create</w:t>
      </w:r>
      <w:r w:rsidR="00063698" w:rsidRPr="00063698">
        <w:rPr>
          <w:rFonts w:hint="eastAsia"/>
          <w:b/>
        </w:rPr>
        <w:t>参数</w:t>
      </w:r>
      <w:r w:rsidR="00063698" w:rsidRPr="00063698">
        <w:rPr>
          <w:b/>
        </w:rPr>
        <w:t>：</w:t>
      </w:r>
    </w:p>
    <w:p w14:paraId="22A4FB54" w14:textId="77777777" w:rsidR="004F5083" w:rsidRDefault="004F5083" w:rsidP="00F80B93">
      <w:pPr>
        <w:spacing w:line="360" w:lineRule="auto"/>
        <w:jc w:val="left"/>
      </w:pPr>
      <w:r>
        <w:t xml:space="preserve">  --sequences</w:t>
      </w:r>
      <w:r>
        <w:rPr>
          <w:rFonts w:hint="eastAsia"/>
        </w:rPr>
        <w:t>；参考</w:t>
      </w:r>
      <w:r>
        <w:t>功能基因</w:t>
      </w:r>
      <w:r>
        <w:rPr>
          <w:rFonts w:hint="eastAsia"/>
        </w:rPr>
        <w:t>序列</w:t>
      </w:r>
      <w:r w:rsidR="00166DB7">
        <w:rPr>
          <w:rFonts w:hint="eastAsia"/>
        </w:rPr>
        <w:t>文件</w:t>
      </w:r>
      <w:r>
        <w:rPr>
          <w:rFonts w:hint="eastAsia"/>
        </w:rPr>
        <w:t>，</w:t>
      </w:r>
      <w:r w:rsidR="008F7AA9">
        <w:t>必选</w:t>
      </w:r>
    </w:p>
    <w:p w14:paraId="2E4A90E5" w14:textId="77777777" w:rsidR="004F5083" w:rsidRDefault="004F5083" w:rsidP="00F80B93">
      <w:pPr>
        <w:spacing w:line="360" w:lineRule="auto"/>
        <w:jc w:val="left"/>
      </w:pPr>
      <w:r>
        <w:t xml:space="preserve">  --taxonomy</w:t>
      </w:r>
      <w:r>
        <w:rPr>
          <w:rFonts w:hint="eastAsia"/>
        </w:rPr>
        <w:t>；参考</w:t>
      </w:r>
      <w:r>
        <w:t>功能基因</w:t>
      </w:r>
      <w:r>
        <w:rPr>
          <w:rFonts w:hint="eastAsia"/>
        </w:rPr>
        <w:t>物种</w:t>
      </w:r>
      <w:r>
        <w:t>信息文件</w:t>
      </w:r>
      <w:r w:rsidR="008F7AA9">
        <w:rPr>
          <w:rFonts w:hint="eastAsia"/>
        </w:rPr>
        <w:t>，</w:t>
      </w:r>
      <w:r w:rsidR="008F7AA9">
        <w:t>必选</w:t>
      </w:r>
    </w:p>
    <w:p w14:paraId="7DA570B0" w14:textId="77777777" w:rsidR="008F7AA9" w:rsidRDefault="008F7AA9" w:rsidP="00F80B93">
      <w:pPr>
        <w:spacing w:line="360" w:lineRule="auto"/>
        <w:jc w:val="left"/>
      </w:pPr>
      <w:r>
        <w:t xml:space="preserve">  --alignment</w:t>
      </w:r>
      <w:r>
        <w:rPr>
          <w:rFonts w:hint="eastAsia"/>
        </w:rPr>
        <w:t>；比对后</w:t>
      </w:r>
      <w:r>
        <w:t>文件</w:t>
      </w:r>
      <w:r w:rsidR="00166DB7">
        <w:rPr>
          <w:rFonts w:hint="eastAsia"/>
        </w:rPr>
        <w:t>，如果有</w:t>
      </w:r>
      <w:r w:rsidR="00166DB7">
        <w:t>可提交</w:t>
      </w:r>
      <w:r w:rsidR="00166DB7">
        <w:rPr>
          <w:rFonts w:hint="eastAsia"/>
        </w:rPr>
        <w:t>，</w:t>
      </w:r>
      <w:r w:rsidR="00166DB7">
        <w:t>以减少运行时间</w:t>
      </w:r>
    </w:p>
    <w:p w14:paraId="4EE1056D" w14:textId="77777777" w:rsidR="008F7AA9" w:rsidRPr="00166DB7" w:rsidRDefault="008F7AA9" w:rsidP="00F80B93">
      <w:pPr>
        <w:spacing w:line="360" w:lineRule="auto"/>
        <w:jc w:val="left"/>
      </w:pPr>
      <w:r>
        <w:t xml:space="preserve">  --hmm</w:t>
      </w:r>
      <w:r>
        <w:rPr>
          <w:rFonts w:hint="eastAsia"/>
        </w:rPr>
        <w:t>；</w:t>
      </w:r>
      <w:r>
        <w:t>HMM</w:t>
      </w:r>
      <w:r>
        <w:t>文件</w:t>
      </w:r>
      <w:r w:rsidR="00166DB7">
        <w:rPr>
          <w:rFonts w:hint="eastAsia"/>
        </w:rPr>
        <w:t>，如果有</w:t>
      </w:r>
      <w:r w:rsidR="00166DB7">
        <w:t>可提交</w:t>
      </w:r>
      <w:r w:rsidR="00166DB7">
        <w:rPr>
          <w:rFonts w:hint="eastAsia"/>
        </w:rPr>
        <w:t>，</w:t>
      </w:r>
      <w:r w:rsidR="00166DB7">
        <w:t>以减少运行时间</w:t>
      </w:r>
    </w:p>
    <w:p w14:paraId="2999F93F" w14:textId="77777777" w:rsidR="004F5083" w:rsidRDefault="004F5083" w:rsidP="00F80B93">
      <w:pPr>
        <w:spacing w:line="360" w:lineRule="auto"/>
        <w:jc w:val="left"/>
      </w:pPr>
      <w:r>
        <w:t xml:space="preserve">  --tree</w:t>
      </w:r>
      <w:r w:rsidR="008F7AA9">
        <w:rPr>
          <w:rFonts w:hint="eastAsia"/>
        </w:rPr>
        <w:t>；</w:t>
      </w:r>
      <w:r>
        <w:t>newick</w:t>
      </w:r>
      <w:r w:rsidR="008F7AA9">
        <w:rPr>
          <w:rFonts w:hint="eastAsia"/>
        </w:rPr>
        <w:t>格式</w:t>
      </w:r>
      <w:r w:rsidR="008F7AA9">
        <w:t>的系统发育树文件</w:t>
      </w:r>
      <w:r w:rsidR="008F7AA9">
        <w:rPr>
          <w:rFonts w:hint="eastAsia"/>
        </w:rPr>
        <w:t>，</w:t>
      </w:r>
      <w:r w:rsidR="008F7AA9">
        <w:t>同时提供</w:t>
      </w:r>
      <w:r w:rsidR="008F7AA9">
        <w:t>log</w:t>
      </w:r>
      <w:r w:rsidR="008F7AA9">
        <w:t>文件</w:t>
      </w:r>
    </w:p>
    <w:p w14:paraId="12FBA6C7" w14:textId="77777777" w:rsidR="00DE051A" w:rsidRDefault="00DE051A" w:rsidP="00F80B93">
      <w:pPr>
        <w:spacing w:line="360" w:lineRule="auto"/>
        <w:jc w:val="left"/>
      </w:pPr>
      <w:r>
        <w:t xml:space="preserve">  --tree_log</w:t>
      </w:r>
      <w:r>
        <w:rPr>
          <w:rFonts w:hint="eastAsia"/>
        </w:rPr>
        <w:t>；</w:t>
      </w:r>
      <w:r>
        <w:t>系统发育树的</w:t>
      </w:r>
      <w:r>
        <w:t>log</w:t>
      </w:r>
      <w:r>
        <w:t>文件</w:t>
      </w:r>
    </w:p>
    <w:p w14:paraId="5B39DF4E" w14:textId="77777777" w:rsidR="004F5083" w:rsidRDefault="004F5083" w:rsidP="00F80B93">
      <w:pPr>
        <w:spacing w:line="360" w:lineRule="auto"/>
        <w:jc w:val="left"/>
      </w:pPr>
      <w:r>
        <w:t xml:space="preserve">  --output</w:t>
      </w:r>
      <w:r>
        <w:rPr>
          <w:rFonts w:hint="eastAsia"/>
        </w:rPr>
        <w:t>；输出</w:t>
      </w:r>
      <w:r>
        <w:t>文件夹</w:t>
      </w:r>
    </w:p>
    <w:p w14:paraId="5638AA52" w14:textId="77777777" w:rsidR="004F5083" w:rsidRDefault="004F5083" w:rsidP="00F80B93">
      <w:pPr>
        <w:spacing w:line="360" w:lineRule="auto"/>
        <w:jc w:val="left"/>
      </w:pPr>
      <w:r>
        <w:t xml:space="preserve">  --threads</w:t>
      </w:r>
      <w:r w:rsidR="008F7AA9">
        <w:rPr>
          <w:rFonts w:hint="eastAsia"/>
        </w:rPr>
        <w:t>；线程数</w:t>
      </w:r>
    </w:p>
    <w:p w14:paraId="56EAF6B6" w14:textId="77777777" w:rsidR="008F7AA9" w:rsidRDefault="008F7AA9" w:rsidP="00F80B93">
      <w:pPr>
        <w:spacing w:line="360" w:lineRule="auto"/>
        <w:jc w:val="left"/>
      </w:pPr>
      <w:r>
        <w:t xml:space="preserve">  </w:t>
      </w:r>
      <w:r w:rsidR="00DE051A" w:rsidRPr="00DE051A">
        <w:t>--graftm_package</w:t>
      </w:r>
      <w:r w:rsidR="00DE051A">
        <w:rPr>
          <w:rFonts w:hint="eastAsia"/>
        </w:rPr>
        <w:t>；需要</w:t>
      </w:r>
      <w:r w:rsidR="00DE051A">
        <w:t>更新</w:t>
      </w:r>
      <w:r w:rsidR="00DE051A">
        <w:rPr>
          <w:rFonts w:hint="eastAsia"/>
        </w:rPr>
        <w:t>的</w:t>
      </w:r>
      <w:r w:rsidR="00DE051A">
        <w:t>旧数据库包</w:t>
      </w:r>
      <w:r w:rsidR="00166DB7">
        <w:rPr>
          <w:rFonts w:hint="eastAsia"/>
        </w:rPr>
        <w:t>，</w:t>
      </w:r>
      <w:r w:rsidR="00166DB7">
        <w:t>仅更新数据库包时使用</w:t>
      </w:r>
    </w:p>
    <w:p w14:paraId="0F0785AD" w14:textId="77777777" w:rsidR="002C6056" w:rsidRDefault="002C6056" w:rsidP="00F80B93">
      <w:pPr>
        <w:spacing w:line="360" w:lineRule="auto"/>
        <w:jc w:val="left"/>
      </w:pPr>
    </w:p>
    <w:p w14:paraId="2EA0045B" w14:textId="77777777" w:rsidR="00DE051A" w:rsidRPr="0036552D" w:rsidRDefault="0036552D" w:rsidP="00F80B93">
      <w:pPr>
        <w:spacing w:line="360" w:lineRule="auto"/>
        <w:jc w:val="left"/>
        <w:rPr>
          <w:b/>
        </w:rPr>
      </w:pPr>
      <w:r w:rsidRPr="0036552D">
        <w:rPr>
          <w:rFonts w:hint="eastAsia"/>
          <w:b/>
        </w:rPr>
        <w:t>（</w:t>
      </w:r>
      <w:r w:rsidRPr="0036552D">
        <w:rPr>
          <w:rFonts w:hint="eastAsia"/>
          <w:b/>
        </w:rPr>
        <w:t>3</w:t>
      </w:r>
      <w:r w:rsidRPr="0036552D">
        <w:rPr>
          <w:rFonts w:hint="eastAsia"/>
          <w:b/>
        </w:rPr>
        <w:t>）更新</w:t>
      </w:r>
      <w:r w:rsidR="00DE051A" w:rsidRPr="0036552D">
        <w:rPr>
          <w:rFonts w:hint="eastAsia"/>
          <w:b/>
        </w:rPr>
        <w:t>数据库包</w:t>
      </w:r>
    </w:p>
    <w:p w14:paraId="4BD3EDFA" w14:textId="77777777" w:rsidR="0036552D" w:rsidRDefault="0036552D" w:rsidP="00F80B93">
      <w:pPr>
        <w:spacing w:line="360" w:lineRule="auto"/>
        <w:jc w:val="left"/>
      </w:pPr>
    </w:p>
    <w:p w14:paraId="1C5D5E46" w14:textId="77777777" w:rsidR="0036552D" w:rsidRDefault="0036552D" w:rsidP="00F80B93">
      <w:pPr>
        <w:spacing w:line="360" w:lineRule="auto"/>
        <w:jc w:val="left"/>
      </w:pPr>
      <w:r>
        <w:rPr>
          <w:rFonts w:hint="eastAsia"/>
        </w:rPr>
        <w:t>运行程序</w:t>
      </w:r>
      <w:r>
        <w:t>：</w:t>
      </w:r>
    </w:p>
    <w:p w14:paraId="44F65DB9" w14:textId="77777777" w:rsidR="00DE051A" w:rsidRPr="00311DD1" w:rsidRDefault="00DE051A" w:rsidP="00F80B93">
      <w:pPr>
        <w:spacing w:line="360" w:lineRule="auto"/>
        <w:jc w:val="left"/>
        <w:rPr>
          <w:highlight w:val="yellow"/>
        </w:rPr>
      </w:pPr>
      <w:r w:rsidRPr="00311DD1">
        <w:rPr>
          <w:highlight w:val="yellow"/>
        </w:rPr>
        <w:t>$ graftM cr</w:t>
      </w:r>
      <w:r w:rsidRPr="00DE051A">
        <w:rPr>
          <w:highlight w:val="yellow"/>
        </w:rPr>
        <w:t>eate --graftm_package  m</w:t>
      </w:r>
      <w:r>
        <w:rPr>
          <w:highlight w:val="yellow"/>
        </w:rPr>
        <w:t>arker.genes.gpkg  --sequences marker.genes</w:t>
      </w:r>
      <w:r w:rsidRPr="00311DD1">
        <w:rPr>
          <w:highlight w:val="yellow"/>
        </w:rPr>
        <w:t>.</w:t>
      </w:r>
      <w:r>
        <w:rPr>
          <w:highlight w:val="yellow"/>
        </w:rPr>
        <w:t>new.</w:t>
      </w:r>
      <w:r w:rsidRPr="00311DD1">
        <w:rPr>
          <w:highlight w:val="yellow"/>
        </w:rPr>
        <w:t xml:space="preserve">fasta --taxonomy </w:t>
      </w:r>
      <w:r>
        <w:rPr>
          <w:highlight w:val="yellow"/>
        </w:rPr>
        <w:t>marker.genes.new.</w:t>
      </w:r>
      <w:r w:rsidRPr="00311DD1">
        <w:rPr>
          <w:highlight w:val="yellow"/>
        </w:rPr>
        <w:t>taxonomy.txt</w:t>
      </w:r>
      <w:r>
        <w:rPr>
          <w:highlight w:val="yellow"/>
        </w:rPr>
        <w:t xml:space="preserve">  </w:t>
      </w:r>
      <w:r w:rsidRPr="00311DD1">
        <w:rPr>
          <w:highlight w:val="yellow"/>
        </w:rPr>
        <w:t xml:space="preserve">--output </w:t>
      </w:r>
      <w:r>
        <w:rPr>
          <w:highlight w:val="yellow"/>
        </w:rPr>
        <w:t>marker.genes.updated</w:t>
      </w:r>
      <w:r w:rsidRPr="00311DD1">
        <w:rPr>
          <w:highlight w:val="yellow"/>
        </w:rPr>
        <w:t>.gpkg</w:t>
      </w:r>
    </w:p>
    <w:p w14:paraId="3A76682F" w14:textId="77777777" w:rsidR="004F5083" w:rsidRDefault="004F5083" w:rsidP="00F80B93">
      <w:pPr>
        <w:spacing w:line="360" w:lineRule="auto"/>
        <w:jc w:val="left"/>
      </w:pPr>
    </w:p>
    <w:p w14:paraId="6B87B514" w14:textId="77777777" w:rsidR="002B4D12" w:rsidRPr="0036552D" w:rsidRDefault="0036552D" w:rsidP="00F80B93">
      <w:pPr>
        <w:spacing w:line="360" w:lineRule="auto"/>
        <w:jc w:val="left"/>
        <w:rPr>
          <w:b/>
        </w:rPr>
      </w:pPr>
      <w:r w:rsidRPr="0036552D">
        <w:rPr>
          <w:b/>
        </w:rPr>
        <w:t>2</w:t>
      </w:r>
      <w:r w:rsidR="002B4D12" w:rsidRPr="0036552D">
        <w:rPr>
          <w:b/>
        </w:rPr>
        <w:t xml:space="preserve">. </w:t>
      </w:r>
      <w:r w:rsidRPr="0036552D">
        <w:rPr>
          <w:rFonts w:hint="eastAsia"/>
          <w:b/>
        </w:rPr>
        <w:t>功能</w:t>
      </w:r>
      <w:r w:rsidRPr="0036552D">
        <w:rPr>
          <w:b/>
        </w:rPr>
        <w:t>基因物种注释</w:t>
      </w:r>
    </w:p>
    <w:p w14:paraId="503AB095" w14:textId="77777777" w:rsidR="004F5083" w:rsidRDefault="004F5083" w:rsidP="00F80B93">
      <w:pPr>
        <w:spacing w:line="360" w:lineRule="auto"/>
        <w:jc w:val="left"/>
      </w:pPr>
    </w:p>
    <w:p w14:paraId="769528C1" w14:textId="77777777" w:rsidR="0036552D" w:rsidRDefault="0036552D" w:rsidP="00F80B93">
      <w:pPr>
        <w:spacing w:line="360" w:lineRule="auto"/>
        <w:jc w:val="left"/>
      </w:pPr>
      <w:r>
        <w:rPr>
          <w:rFonts w:hint="eastAsia"/>
        </w:rPr>
        <w:t>运行程序</w:t>
      </w:r>
      <w:r>
        <w:t>：</w:t>
      </w:r>
    </w:p>
    <w:p w14:paraId="53497224" w14:textId="77777777" w:rsidR="004F5083" w:rsidRDefault="004F5083" w:rsidP="00F80B93">
      <w:pPr>
        <w:spacing w:line="360" w:lineRule="auto"/>
        <w:jc w:val="left"/>
      </w:pPr>
      <w:r w:rsidRPr="00311DD1">
        <w:rPr>
          <w:highlight w:val="yellow"/>
        </w:rPr>
        <w:t xml:space="preserve">$ graftM graft --forward </w:t>
      </w:r>
      <w:r>
        <w:rPr>
          <w:highlight w:val="yellow"/>
        </w:rPr>
        <w:t>query.</w:t>
      </w:r>
      <w:r w:rsidRPr="00311DD1">
        <w:rPr>
          <w:highlight w:val="yellow"/>
        </w:rPr>
        <w:t xml:space="preserve">fasta --graftm_package </w:t>
      </w:r>
      <w:r>
        <w:rPr>
          <w:highlight w:val="yellow"/>
        </w:rPr>
        <w:t>marker.genes</w:t>
      </w:r>
      <w:r w:rsidRPr="00311DD1">
        <w:rPr>
          <w:highlight w:val="yellow"/>
        </w:rPr>
        <w:t>.gpkg</w:t>
      </w:r>
      <w:r>
        <w:rPr>
          <w:highlight w:val="yellow"/>
        </w:rPr>
        <w:t>/</w:t>
      </w:r>
      <w:r w:rsidRPr="00311DD1">
        <w:rPr>
          <w:highlight w:val="yellow"/>
        </w:rPr>
        <w:t xml:space="preserve"> --output_directory </w:t>
      </w:r>
      <w:r>
        <w:rPr>
          <w:highlight w:val="yellow"/>
        </w:rPr>
        <w:t>query</w:t>
      </w:r>
      <w:r w:rsidRPr="00311DD1">
        <w:rPr>
          <w:highlight w:val="yellow"/>
        </w:rPr>
        <w:t>.graftm</w:t>
      </w:r>
    </w:p>
    <w:p w14:paraId="43ACBCFF" w14:textId="77777777" w:rsidR="002B4D12" w:rsidRDefault="002B4D12" w:rsidP="00F80B93">
      <w:pPr>
        <w:spacing w:line="360" w:lineRule="auto"/>
        <w:jc w:val="left"/>
      </w:pPr>
    </w:p>
    <w:p w14:paraId="54DB6E62" w14:textId="77777777" w:rsidR="002B4D12" w:rsidRPr="00063698" w:rsidRDefault="002B4D12" w:rsidP="00F80B93">
      <w:pPr>
        <w:spacing w:line="360" w:lineRule="auto"/>
        <w:jc w:val="left"/>
        <w:rPr>
          <w:b/>
        </w:rPr>
      </w:pPr>
      <w:r w:rsidRPr="00063698">
        <w:rPr>
          <w:b/>
        </w:rPr>
        <w:t>graftM graft</w:t>
      </w:r>
      <w:r w:rsidR="00063698" w:rsidRPr="00063698">
        <w:rPr>
          <w:rFonts w:hint="eastAsia"/>
          <w:b/>
        </w:rPr>
        <w:t>参数</w:t>
      </w:r>
      <w:r w:rsidR="00063698" w:rsidRPr="00063698">
        <w:rPr>
          <w:b/>
        </w:rPr>
        <w:t>：</w:t>
      </w:r>
    </w:p>
    <w:p w14:paraId="01268716" w14:textId="77777777" w:rsidR="002B4D12" w:rsidRDefault="002B4D12" w:rsidP="00F80B93">
      <w:pPr>
        <w:spacing w:line="360" w:lineRule="auto"/>
        <w:jc w:val="left"/>
      </w:pPr>
      <w:r>
        <w:t xml:space="preserve">  </w:t>
      </w:r>
      <w:r w:rsidR="007E76EF">
        <w:t>--forward</w:t>
      </w:r>
      <w:r w:rsidR="007E76EF">
        <w:rPr>
          <w:rFonts w:hint="eastAsia"/>
        </w:rPr>
        <w:t>；</w:t>
      </w:r>
      <w:r w:rsidR="007E76EF">
        <w:t>查询</w:t>
      </w:r>
      <w:r w:rsidR="007E76EF">
        <w:rPr>
          <w:rFonts w:hint="eastAsia"/>
        </w:rPr>
        <w:t>功能</w:t>
      </w:r>
      <w:r w:rsidR="007E76EF">
        <w:t>基因序列</w:t>
      </w:r>
      <w:r w:rsidR="004F5083">
        <w:rPr>
          <w:rFonts w:hint="eastAsia"/>
        </w:rPr>
        <w:t>，</w:t>
      </w:r>
      <w:r w:rsidR="004F5083">
        <w:t>fasta</w:t>
      </w:r>
      <w:r w:rsidR="004F5083">
        <w:t>格式</w:t>
      </w:r>
      <w:r w:rsidR="007E76EF">
        <w:rPr>
          <w:rFonts w:hint="eastAsia"/>
        </w:rPr>
        <w:t>，</w:t>
      </w:r>
      <w:r w:rsidR="007E76EF">
        <w:t>必选</w:t>
      </w:r>
    </w:p>
    <w:p w14:paraId="3E191688" w14:textId="77777777" w:rsidR="00592BB7" w:rsidRDefault="002B4D12" w:rsidP="00F80B93">
      <w:pPr>
        <w:spacing w:line="360" w:lineRule="auto"/>
        <w:jc w:val="left"/>
      </w:pPr>
      <w:r>
        <w:t xml:space="preserve">  --graftm_package</w:t>
      </w:r>
      <w:r w:rsidR="007E76EF">
        <w:rPr>
          <w:rFonts w:hint="eastAsia"/>
        </w:rPr>
        <w:t>；</w:t>
      </w:r>
      <w:r w:rsidR="007E76EF">
        <w:t>构建好的数据库包</w:t>
      </w:r>
      <w:r w:rsidR="007E76EF">
        <w:rPr>
          <w:rFonts w:hint="eastAsia"/>
        </w:rPr>
        <w:t>，必选</w:t>
      </w:r>
    </w:p>
    <w:p w14:paraId="63823A72" w14:textId="77777777" w:rsidR="007E76EF" w:rsidRDefault="007E76EF" w:rsidP="00F80B93">
      <w:pPr>
        <w:spacing w:line="360" w:lineRule="auto"/>
        <w:jc w:val="left"/>
      </w:pPr>
      <w:r>
        <w:lastRenderedPageBreak/>
        <w:t xml:space="preserve">  --output</w:t>
      </w:r>
      <w:r>
        <w:rPr>
          <w:rFonts w:hint="eastAsia"/>
        </w:rPr>
        <w:t>；输出文件夹</w:t>
      </w:r>
    </w:p>
    <w:p w14:paraId="160900F5" w14:textId="77777777" w:rsidR="007E76EF" w:rsidRDefault="002B4D12" w:rsidP="00F80B93">
      <w:pPr>
        <w:spacing w:line="360" w:lineRule="auto"/>
        <w:jc w:val="left"/>
      </w:pPr>
      <w:r>
        <w:t xml:space="preserve"> </w:t>
      </w:r>
      <w:r w:rsidR="00592BB7">
        <w:t xml:space="preserve"> --threads</w:t>
      </w:r>
      <w:r w:rsidR="007E76EF">
        <w:rPr>
          <w:rFonts w:hint="eastAsia"/>
        </w:rPr>
        <w:t>；线程数</w:t>
      </w:r>
      <w:r w:rsidR="007E76EF">
        <w:t>（</w:t>
      </w:r>
      <w:r w:rsidR="007E76EF">
        <w:rPr>
          <w:rFonts w:hint="eastAsia"/>
        </w:rPr>
        <w:t>默认</w:t>
      </w:r>
      <w:r w:rsidR="007E76EF">
        <w:rPr>
          <w:rFonts w:hint="eastAsia"/>
        </w:rPr>
        <w:t>5</w:t>
      </w:r>
      <w:r w:rsidR="007E76EF">
        <w:t>）</w:t>
      </w:r>
    </w:p>
    <w:p w14:paraId="72766CCD" w14:textId="77777777" w:rsidR="002B4D12" w:rsidRDefault="002B4D12" w:rsidP="00F80B93">
      <w:pPr>
        <w:spacing w:line="360" w:lineRule="auto"/>
        <w:jc w:val="left"/>
      </w:pPr>
      <w:r>
        <w:t xml:space="preserve">  </w:t>
      </w:r>
      <w:r w:rsidR="00592BB7">
        <w:t>--placements_cutoff confidence</w:t>
      </w:r>
      <w:r w:rsidR="007E76EF">
        <w:rPr>
          <w:rFonts w:hint="eastAsia"/>
        </w:rPr>
        <w:t>；置信截取值</w:t>
      </w:r>
      <w:r w:rsidR="007E76EF">
        <w:t>（</w:t>
      </w:r>
      <w:r w:rsidR="007E76EF">
        <w:rPr>
          <w:rFonts w:hint="eastAsia"/>
        </w:rPr>
        <w:t>默认</w:t>
      </w:r>
      <w:r w:rsidR="007E76EF">
        <w:rPr>
          <w:rFonts w:hint="eastAsia"/>
        </w:rPr>
        <w:t>0.75</w:t>
      </w:r>
      <w:r w:rsidR="007E76EF">
        <w:t>）</w:t>
      </w:r>
    </w:p>
    <w:p w14:paraId="4438DE59" w14:textId="77777777" w:rsidR="00592BB7" w:rsidRDefault="00592BB7" w:rsidP="00F80B93">
      <w:pPr>
        <w:spacing w:line="360" w:lineRule="auto"/>
        <w:jc w:val="left"/>
      </w:pPr>
    </w:p>
    <w:p w14:paraId="54B6C922" w14:textId="77777777" w:rsidR="007E76EF" w:rsidRDefault="007E76EF" w:rsidP="00F80B93">
      <w:pPr>
        <w:spacing w:line="360" w:lineRule="auto"/>
        <w:jc w:val="left"/>
      </w:pPr>
    </w:p>
    <w:p w14:paraId="034EFE2A" w14:textId="77777777" w:rsidR="002B0565" w:rsidRPr="002B0565" w:rsidRDefault="002B0565" w:rsidP="00F80B93">
      <w:pPr>
        <w:spacing w:line="360" w:lineRule="auto"/>
        <w:jc w:val="left"/>
        <w:rPr>
          <w:b/>
        </w:rPr>
      </w:pPr>
      <w:r w:rsidRPr="002B0565">
        <w:rPr>
          <w:rFonts w:hint="eastAsia"/>
          <w:b/>
        </w:rPr>
        <w:t xml:space="preserve">3. </w:t>
      </w:r>
      <w:r w:rsidRPr="002B0565">
        <w:rPr>
          <w:rFonts w:hint="eastAsia"/>
          <w:b/>
        </w:rPr>
        <w:t>结果</w:t>
      </w:r>
      <w:r w:rsidRPr="002B0565">
        <w:rPr>
          <w:b/>
        </w:rPr>
        <w:t>查看</w:t>
      </w:r>
    </w:p>
    <w:p w14:paraId="08793873" w14:textId="77777777" w:rsidR="002B0565" w:rsidRDefault="00324C49" w:rsidP="00F80B93">
      <w:pPr>
        <w:spacing w:line="360" w:lineRule="auto"/>
        <w:jc w:val="left"/>
      </w:pPr>
      <w:r>
        <w:rPr>
          <w:rFonts w:hint="eastAsia"/>
        </w:rPr>
        <w:t>导出</w:t>
      </w:r>
      <w:r>
        <w:t>文件夹</w:t>
      </w:r>
      <w:r>
        <w:t>q</w:t>
      </w:r>
      <w:r w:rsidR="00A51038">
        <w:t>uery</w:t>
      </w:r>
      <w:r>
        <w:t>.graftm</w:t>
      </w:r>
      <w:r w:rsidR="002B0565">
        <w:t>中</w:t>
      </w:r>
      <w:r>
        <w:t>query</w:t>
      </w:r>
      <w:r>
        <w:rPr>
          <w:rFonts w:hint="eastAsia"/>
        </w:rPr>
        <w:t>文件</w:t>
      </w:r>
      <w:r>
        <w:t>夹中</w:t>
      </w:r>
      <w:r w:rsidR="00A51038">
        <w:rPr>
          <w:rFonts w:hint="eastAsia"/>
        </w:rPr>
        <w:t>query</w:t>
      </w:r>
      <w:r w:rsidR="002B0565" w:rsidRPr="002B0565">
        <w:t>_read_tax.tsv</w:t>
      </w:r>
      <w:r w:rsidR="00A51038">
        <w:rPr>
          <w:rFonts w:hint="eastAsia"/>
        </w:rPr>
        <w:t>文件</w:t>
      </w:r>
      <w:r w:rsidR="002B0565">
        <w:rPr>
          <w:rFonts w:hint="eastAsia"/>
        </w:rPr>
        <w:t>。</w:t>
      </w:r>
      <w:r w:rsidR="004B484D">
        <w:rPr>
          <w:rFonts w:hint="eastAsia"/>
        </w:rPr>
        <w:t>第一列为</w:t>
      </w:r>
      <w:r w:rsidR="004B484D">
        <w:t>OTU</w:t>
      </w:r>
      <w:r w:rsidR="004B484D">
        <w:rPr>
          <w:rFonts w:hint="eastAsia"/>
        </w:rPr>
        <w:t>（</w:t>
      </w:r>
      <w:r w:rsidR="004B484D">
        <w:rPr>
          <w:rFonts w:hint="eastAsia"/>
        </w:rPr>
        <w:t>F</w:t>
      </w:r>
      <w:r w:rsidR="004B484D">
        <w:t>eature</w:t>
      </w:r>
      <w:r w:rsidR="004B484D">
        <w:rPr>
          <w:rFonts w:hint="eastAsia"/>
        </w:rPr>
        <w:t>）</w:t>
      </w:r>
      <w:r w:rsidR="004B484D">
        <w:t>编号，第二列为分类信息。</w:t>
      </w:r>
    </w:p>
    <w:p w14:paraId="2D77472F" w14:textId="77777777" w:rsidR="002B0565" w:rsidRDefault="004B484D" w:rsidP="00F80B93">
      <w:pPr>
        <w:spacing w:line="360" w:lineRule="auto"/>
        <w:jc w:val="left"/>
      </w:pPr>
      <w:r>
        <w:rPr>
          <w:noProof/>
        </w:rPr>
        <w:drawing>
          <wp:inline distT="0" distB="0" distL="0" distR="0" wp14:anchorId="493CF785" wp14:editId="42F08AB9">
            <wp:extent cx="3466272" cy="42862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543" cy="432368"/>
                    </a:xfrm>
                    <a:prstGeom prst="rect">
                      <a:avLst/>
                    </a:prstGeom>
                  </pic:spPr>
                </pic:pic>
              </a:graphicData>
            </a:graphic>
          </wp:inline>
        </w:drawing>
      </w:r>
    </w:p>
    <w:p w14:paraId="53F29168" w14:textId="77777777" w:rsidR="004B484D" w:rsidRDefault="004B484D" w:rsidP="00F80B93">
      <w:pPr>
        <w:spacing w:line="360" w:lineRule="auto"/>
        <w:jc w:val="left"/>
      </w:pPr>
    </w:p>
    <w:p w14:paraId="1BC12E58" w14:textId="77777777" w:rsidR="004B484D" w:rsidRDefault="004B484D" w:rsidP="00F80B93">
      <w:pPr>
        <w:spacing w:line="360" w:lineRule="auto"/>
        <w:jc w:val="left"/>
      </w:pPr>
    </w:p>
    <w:p w14:paraId="5D1BA2CF" w14:textId="77777777" w:rsidR="00CC32F8" w:rsidRPr="00E25071" w:rsidRDefault="00CC32F8" w:rsidP="00CC32F8">
      <w:pPr>
        <w:spacing w:line="360" w:lineRule="auto"/>
        <w:rPr>
          <w:b/>
        </w:rPr>
      </w:pPr>
      <w:r w:rsidRPr="00E25071">
        <w:rPr>
          <w:rFonts w:hint="eastAsia"/>
          <w:b/>
        </w:rPr>
        <w:t>参考</w:t>
      </w:r>
      <w:r w:rsidRPr="00E25071">
        <w:rPr>
          <w:b/>
        </w:rPr>
        <w:t>文献：</w:t>
      </w:r>
    </w:p>
    <w:p w14:paraId="0841CBED" w14:textId="77777777" w:rsidR="00CC32F8" w:rsidRDefault="00CC32F8" w:rsidP="00166DB7">
      <w:pPr>
        <w:pStyle w:val="a4"/>
        <w:numPr>
          <w:ilvl w:val="0"/>
          <w:numId w:val="2"/>
        </w:numPr>
        <w:spacing w:line="360" w:lineRule="auto"/>
        <w:ind w:firstLineChars="0"/>
      </w:pPr>
      <w:r>
        <w:t xml:space="preserve">Joel A Boyd Ben J Woodcroft Gene W Tyson. GraftM: a tool for scalable, phylogenetically informed classification of genes within metagenomes. Nucleic Acids Research, </w:t>
      </w:r>
      <w:r w:rsidR="00166DB7">
        <w:t>2018</w:t>
      </w:r>
      <w:r w:rsidR="00166DB7">
        <w:rPr>
          <w:rFonts w:hint="eastAsia"/>
        </w:rPr>
        <w:t xml:space="preserve">; </w:t>
      </w:r>
      <w:r>
        <w:t>46</w:t>
      </w:r>
      <w:r w:rsidR="00166DB7">
        <w:t xml:space="preserve">: </w:t>
      </w:r>
      <w:r>
        <w:t>e59</w:t>
      </w:r>
      <w:r w:rsidR="00166DB7">
        <w:t>.</w:t>
      </w:r>
    </w:p>
    <w:p w14:paraId="5F38E5B7" w14:textId="77777777" w:rsidR="0036552D" w:rsidRDefault="00166DB7" w:rsidP="00166DB7">
      <w:pPr>
        <w:pStyle w:val="a4"/>
        <w:numPr>
          <w:ilvl w:val="0"/>
          <w:numId w:val="2"/>
        </w:numPr>
        <w:spacing w:line="360" w:lineRule="auto"/>
        <w:ind w:firstLineChars="0"/>
        <w:jc w:val="left"/>
      </w:pPr>
      <w:r w:rsidRPr="00166DB7">
        <w:t>Jin D, Zhao S, Zheng N, Bu D, Beckers Y, Denman SE, McSweeney CS, Wang J. Differences in Ureolytic Bacterial Composition between the Rumen Digesta and Rumen Wall Based on ureC Gene Classification. Frontiers in Microbiology. 2017;8:385.</w:t>
      </w:r>
    </w:p>
    <w:p w14:paraId="24D1742D" w14:textId="77777777" w:rsidR="009657FC" w:rsidRDefault="00406204" w:rsidP="009657FC">
      <w:pPr>
        <w:pStyle w:val="a4"/>
        <w:numPr>
          <w:ilvl w:val="0"/>
          <w:numId w:val="2"/>
        </w:numPr>
        <w:spacing w:line="360" w:lineRule="auto"/>
        <w:ind w:firstLineChars="0"/>
        <w:jc w:val="left"/>
      </w:pPr>
      <w:hyperlink r:id="rId19" w:history="1">
        <w:r w:rsidR="009657FC" w:rsidRPr="00C8692B">
          <w:rPr>
            <w:rStyle w:val="a5"/>
          </w:rPr>
          <w:t>http://geronimp.github.io/graftM</w:t>
        </w:r>
      </w:hyperlink>
    </w:p>
    <w:p w14:paraId="12629BE5" w14:textId="77777777" w:rsidR="009657FC" w:rsidRPr="00CC32F8" w:rsidRDefault="009657FC" w:rsidP="009657FC">
      <w:pPr>
        <w:pStyle w:val="a4"/>
        <w:spacing w:line="360" w:lineRule="auto"/>
        <w:ind w:left="420" w:firstLineChars="0" w:firstLine="0"/>
        <w:jc w:val="left"/>
      </w:pPr>
    </w:p>
    <w:sectPr w:rsidR="009657FC" w:rsidRPr="00CC3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367CE" w14:textId="77777777" w:rsidR="00406204" w:rsidRDefault="00406204" w:rsidP="00A95DA8">
      <w:r>
        <w:separator/>
      </w:r>
    </w:p>
  </w:endnote>
  <w:endnote w:type="continuationSeparator" w:id="0">
    <w:p w14:paraId="7981015C" w14:textId="77777777" w:rsidR="00406204" w:rsidRDefault="00406204" w:rsidP="00A95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0AFF" w:usb1="00007843" w:usb2="00000001" w:usb3="00000000" w:csb0="000001B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E68CF" w14:textId="77777777" w:rsidR="00406204" w:rsidRDefault="00406204" w:rsidP="00A95DA8">
      <w:r>
        <w:separator/>
      </w:r>
    </w:p>
  </w:footnote>
  <w:footnote w:type="continuationSeparator" w:id="0">
    <w:p w14:paraId="1BD73583" w14:textId="77777777" w:rsidR="00406204" w:rsidRDefault="00406204" w:rsidP="00A95D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E3256"/>
    <w:multiLevelType w:val="hybridMultilevel"/>
    <w:tmpl w:val="A6D276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406991"/>
    <w:multiLevelType w:val="hybridMultilevel"/>
    <w:tmpl w:val="7A440BCC"/>
    <w:lvl w:ilvl="0" w:tplc="0E16C6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Yong-Xin">
    <w15:presenceInfo w15:providerId="Windows Live" w15:userId="144b19216badb84a"/>
  </w15:person>
  <w15:person w15:author="shengguo">
    <w15:presenceInfo w15:providerId="None" w15:userId="shenggu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9A7"/>
    <w:rsid w:val="00023420"/>
    <w:rsid w:val="00063698"/>
    <w:rsid w:val="000F2BF0"/>
    <w:rsid w:val="00117D57"/>
    <w:rsid w:val="001276FC"/>
    <w:rsid w:val="00166DB7"/>
    <w:rsid w:val="001810ED"/>
    <w:rsid w:val="001B4F0E"/>
    <w:rsid w:val="001C168E"/>
    <w:rsid w:val="001D7E3F"/>
    <w:rsid w:val="001E2CC7"/>
    <w:rsid w:val="001E4796"/>
    <w:rsid w:val="00226510"/>
    <w:rsid w:val="002276C0"/>
    <w:rsid w:val="002418FD"/>
    <w:rsid w:val="002578AD"/>
    <w:rsid w:val="002775C6"/>
    <w:rsid w:val="002B0565"/>
    <w:rsid w:val="002B4D12"/>
    <w:rsid w:val="002C6056"/>
    <w:rsid w:val="002F66FD"/>
    <w:rsid w:val="00311DD1"/>
    <w:rsid w:val="00312FC2"/>
    <w:rsid w:val="00324C49"/>
    <w:rsid w:val="0036552D"/>
    <w:rsid w:val="00406204"/>
    <w:rsid w:val="00406719"/>
    <w:rsid w:val="00421FD4"/>
    <w:rsid w:val="004B484D"/>
    <w:rsid w:val="004F5083"/>
    <w:rsid w:val="004F6E56"/>
    <w:rsid w:val="0056114C"/>
    <w:rsid w:val="00587DCD"/>
    <w:rsid w:val="00592BB7"/>
    <w:rsid w:val="005955DE"/>
    <w:rsid w:val="005A59A7"/>
    <w:rsid w:val="005C5FAC"/>
    <w:rsid w:val="00662D09"/>
    <w:rsid w:val="006E1A7D"/>
    <w:rsid w:val="00735EB7"/>
    <w:rsid w:val="007A6731"/>
    <w:rsid w:val="007E10C8"/>
    <w:rsid w:val="007E76EF"/>
    <w:rsid w:val="007F3919"/>
    <w:rsid w:val="0083726D"/>
    <w:rsid w:val="0089183D"/>
    <w:rsid w:val="008A52D7"/>
    <w:rsid w:val="008D2B18"/>
    <w:rsid w:val="008D725C"/>
    <w:rsid w:val="008F7AA9"/>
    <w:rsid w:val="00936B8B"/>
    <w:rsid w:val="009657FC"/>
    <w:rsid w:val="00974989"/>
    <w:rsid w:val="009A706C"/>
    <w:rsid w:val="009A708D"/>
    <w:rsid w:val="009E7096"/>
    <w:rsid w:val="00A11435"/>
    <w:rsid w:val="00A46A96"/>
    <w:rsid w:val="00A51038"/>
    <w:rsid w:val="00A95DA8"/>
    <w:rsid w:val="00B65C8E"/>
    <w:rsid w:val="00BA2BE8"/>
    <w:rsid w:val="00BC33B4"/>
    <w:rsid w:val="00C62F77"/>
    <w:rsid w:val="00C77BF5"/>
    <w:rsid w:val="00CA6BE6"/>
    <w:rsid w:val="00CC32F8"/>
    <w:rsid w:val="00DE051A"/>
    <w:rsid w:val="00E03905"/>
    <w:rsid w:val="00E215C8"/>
    <w:rsid w:val="00E25071"/>
    <w:rsid w:val="00E944D9"/>
    <w:rsid w:val="00EA2BC6"/>
    <w:rsid w:val="00EB1BEF"/>
    <w:rsid w:val="00F069A7"/>
    <w:rsid w:val="00F2210B"/>
    <w:rsid w:val="00F30F1E"/>
    <w:rsid w:val="00F46FF0"/>
    <w:rsid w:val="00F80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FD63D"/>
  <w15:chartTrackingRefBased/>
  <w15:docId w15:val="{71898374-6719-4436-BC72-5148E0881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A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A46A96"/>
    <w:rPr>
      <w:i/>
      <w:iCs/>
    </w:rPr>
  </w:style>
  <w:style w:type="paragraph" w:styleId="a4">
    <w:name w:val="List Paragraph"/>
    <w:basedOn w:val="a"/>
    <w:uiPriority w:val="34"/>
    <w:qFormat/>
    <w:rsid w:val="00A46A96"/>
    <w:pPr>
      <w:ind w:firstLineChars="200" w:firstLine="420"/>
    </w:pPr>
  </w:style>
  <w:style w:type="character" w:styleId="a5">
    <w:name w:val="Hyperlink"/>
    <w:basedOn w:val="a0"/>
    <w:uiPriority w:val="99"/>
    <w:unhideWhenUsed/>
    <w:rsid w:val="00406719"/>
    <w:rPr>
      <w:color w:val="0563C1" w:themeColor="hyperlink"/>
      <w:u w:val="single"/>
    </w:rPr>
  </w:style>
  <w:style w:type="paragraph" w:styleId="HTML">
    <w:name w:val="HTML Preformatted"/>
    <w:basedOn w:val="a"/>
    <w:link w:val="HTMLChar"/>
    <w:uiPriority w:val="99"/>
    <w:semiHidden/>
    <w:unhideWhenUsed/>
    <w:rsid w:val="00311D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11DD1"/>
    <w:rPr>
      <w:rFonts w:ascii="宋体" w:eastAsia="宋体" w:hAnsi="宋体" w:cs="宋体"/>
      <w:kern w:val="0"/>
      <w:sz w:val="24"/>
      <w:szCs w:val="24"/>
    </w:rPr>
  </w:style>
  <w:style w:type="character" w:styleId="HTML0">
    <w:name w:val="HTML Code"/>
    <w:basedOn w:val="a0"/>
    <w:uiPriority w:val="99"/>
    <w:semiHidden/>
    <w:unhideWhenUsed/>
    <w:rsid w:val="00311DD1"/>
    <w:rPr>
      <w:rFonts w:ascii="宋体" w:eastAsia="宋体" w:hAnsi="宋体" w:cs="宋体"/>
      <w:sz w:val="24"/>
      <w:szCs w:val="24"/>
    </w:rPr>
  </w:style>
  <w:style w:type="paragraph" w:styleId="a6">
    <w:name w:val="Balloon Text"/>
    <w:basedOn w:val="a"/>
    <w:link w:val="Char"/>
    <w:uiPriority w:val="99"/>
    <w:semiHidden/>
    <w:unhideWhenUsed/>
    <w:rsid w:val="00735EB7"/>
    <w:rPr>
      <w:sz w:val="18"/>
      <w:szCs w:val="18"/>
    </w:rPr>
  </w:style>
  <w:style w:type="character" w:customStyle="1" w:styleId="Char">
    <w:name w:val="批注框文本 Char"/>
    <w:basedOn w:val="a0"/>
    <w:link w:val="a6"/>
    <w:uiPriority w:val="99"/>
    <w:semiHidden/>
    <w:rsid w:val="00735EB7"/>
    <w:rPr>
      <w:sz w:val="18"/>
      <w:szCs w:val="18"/>
    </w:rPr>
  </w:style>
  <w:style w:type="paragraph" w:styleId="a7">
    <w:name w:val="header"/>
    <w:basedOn w:val="a"/>
    <w:link w:val="Char0"/>
    <w:uiPriority w:val="99"/>
    <w:unhideWhenUsed/>
    <w:rsid w:val="00A95D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A95DA8"/>
    <w:rPr>
      <w:sz w:val="18"/>
      <w:szCs w:val="18"/>
    </w:rPr>
  </w:style>
  <w:style w:type="paragraph" w:styleId="a8">
    <w:name w:val="footer"/>
    <w:basedOn w:val="a"/>
    <w:link w:val="Char1"/>
    <w:uiPriority w:val="99"/>
    <w:unhideWhenUsed/>
    <w:rsid w:val="00A95DA8"/>
    <w:pPr>
      <w:tabs>
        <w:tab w:val="center" w:pos="4153"/>
        <w:tab w:val="right" w:pos="8306"/>
      </w:tabs>
      <w:snapToGrid w:val="0"/>
      <w:jc w:val="left"/>
    </w:pPr>
    <w:rPr>
      <w:sz w:val="18"/>
      <w:szCs w:val="18"/>
    </w:rPr>
  </w:style>
  <w:style w:type="character" w:customStyle="1" w:styleId="Char1">
    <w:name w:val="页脚 Char"/>
    <w:basedOn w:val="a0"/>
    <w:link w:val="a8"/>
    <w:uiPriority w:val="99"/>
    <w:rsid w:val="00A95DA8"/>
    <w:rPr>
      <w:sz w:val="18"/>
      <w:szCs w:val="18"/>
    </w:rPr>
  </w:style>
  <w:style w:type="character" w:customStyle="1" w:styleId="UnresolvedMention">
    <w:name w:val="Unresolved Mention"/>
    <w:basedOn w:val="a0"/>
    <w:uiPriority w:val="99"/>
    <w:semiHidden/>
    <w:unhideWhenUsed/>
    <w:rsid w:val="009A7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815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geronimp.github.io/graftM" TargetMode="External"/><Relationship Id="rId4" Type="http://schemas.openxmlformats.org/officeDocument/2006/relationships/webSettings" Target="webSettings.xml"/><Relationship Id="rId9" Type="http://schemas.openxmlformats.org/officeDocument/2006/relationships/hyperlink" Target="https://www.ncbi.nlm.nih.gov/nuccore"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Pages>
  <Words>812</Words>
  <Characters>4631</Characters>
  <Application>Microsoft Office Word</Application>
  <DocSecurity>0</DocSecurity>
  <Lines>38</Lines>
  <Paragraphs>10</Paragraphs>
  <ScaleCrop>false</ScaleCrop>
  <Company/>
  <LinksUpToDate>false</LinksUpToDate>
  <CharactersWithSpaces>5433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shengguo</dc:creator>
  <cp:keywords/>
  <dc:description/>
  <cp:lastModifiedBy>shengguo</cp:lastModifiedBy>
  <cp:revision>7</cp:revision>
  <dcterms:created xsi:type="dcterms:W3CDTF">2020-08-24T13:31:00Z</dcterms:created>
  <dcterms:modified xsi:type="dcterms:W3CDTF">2020-08-31T09:57:00Z</dcterms:modified>
</cp:coreProperties>
</file>