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08EAD2" w14:textId="32F20C15" w:rsidR="000C334E" w:rsidRDefault="00E41CF1" w:rsidP="00FD5C4E">
      <w:pPr>
        <w:pStyle w:val="3"/>
        <w:rPr>
          <w:ins w:id="0" w:author="Liu Yong-Xin" w:date="2020-12-27T23:24:00Z"/>
        </w:rPr>
      </w:pPr>
      <w:proofErr w:type="spellStart"/>
      <w:r w:rsidRPr="00FD5C4E">
        <w:rPr>
          <w:rFonts w:hint="eastAsia"/>
          <w:rPrChange w:id="1" w:author="Liu Yong-Xin" w:date="2020-12-27T23:23:00Z">
            <w:rPr>
              <w:rFonts w:ascii="Times New Roman" w:hAnsi="Times New Roman" w:cs="Times New Roman" w:hint="eastAsia"/>
            </w:rPr>
          </w:rPrChange>
        </w:rPr>
        <w:t>环境</w:t>
      </w:r>
      <w:r w:rsidR="00BC4F7E" w:rsidRPr="00FD5C4E">
        <w:rPr>
          <w:rPrChange w:id="2" w:author="Liu Yong-Xin" w:date="2020-12-27T23:23:00Z">
            <w:rPr>
              <w:rFonts w:ascii="Times New Roman" w:hAnsi="Times New Roman" w:cs="Times New Roman"/>
            </w:rPr>
          </w:rPrChange>
        </w:rPr>
        <w:t>微生物</w:t>
      </w:r>
      <w:r w:rsidR="005267CC" w:rsidRPr="00FD5C4E">
        <w:rPr>
          <w:rFonts w:hint="eastAsia"/>
          <w:rPrChange w:id="3" w:author="Liu Yong-Xin" w:date="2020-12-27T23:23:00Z">
            <w:rPr>
              <w:rFonts w:ascii="Times New Roman" w:hAnsi="Times New Roman" w:cs="Times New Roman" w:hint="eastAsia"/>
            </w:rPr>
          </w:rPrChange>
        </w:rPr>
        <w:t>的</w:t>
      </w:r>
      <w:r w:rsidR="008F41D7" w:rsidRPr="00FD5C4E">
        <w:rPr>
          <w:rPrChange w:id="4" w:author="Liu Yong-Xin" w:date="2020-12-27T23:23:00Z">
            <w:rPr>
              <w:rFonts w:ascii="Times New Roman" w:hAnsi="Times New Roman" w:cs="Times New Roman"/>
            </w:rPr>
          </w:rPrChange>
        </w:rPr>
        <w:t>宏基因组学</w:t>
      </w:r>
      <w:r w:rsidR="00BC4F7E" w:rsidRPr="00FD5C4E">
        <w:rPr>
          <w:rPrChange w:id="5" w:author="Liu Yong-Xin" w:date="2020-12-27T23:23:00Z">
            <w:rPr>
              <w:rFonts w:ascii="Times New Roman" w:hAnsi="Times New Roman" w:cs="Times New Roman"/>
            </w:rPr>
          </w:rPrChange>
        </w:rPr>
        <w:t>实例与新发现</w:t>
      </w:r>
      <w:proofErr w:type="spellEnd"/>
    </w:p>
    <w:p w14:paraId="0AC658ED" w14:textId="764E20A9" w:rsidR="00A54A7F" w:rsidRDefault="00A54A7F" w:rsidP="00A54A7F">
      <w:pPr>
        <w:pStyle w:val="a0"/>
        <w:rPr>
          <w:ins w:id="6" w:author="Liu Yong-Xin" w:date="2020-12-27T23:24:00Z"/>
          <w:lang w:eastAsia="en-US"/>
        </w:rPr>
      </w:pPr>
    </w:p>
    <w:p w14:paraId="2E47E5D0" w14:textId="02C5B2FC" w:rsidR="00A54A7F" w:rsidRDefault="00A54A7F" w:rsidP="00A54A7F">
      <w:pPr>
        <w:pStyle w:val="a0"/>
        <w:rPr>
          <w:ins w:id="7" w:author="Liu Yong-Xin" w:date="2020-12-27T23:24:00Z"/>
          <w:lang w:eastAsia="en-US"/>
        </w:rPr>
      </w:pPr>
      <w:ins w:id="8" w:author="Liu Yong-Xin" w:date="2020-12-27T23:24:00Z">
        <w:r>
          <w:rPr>
            <w:rFonts w:hint="eastAsia"/>
          </w:rPr>
          <w:t>补充作者和单位信息</w:t>
        </w:r>
      </w:ins>
    </w:p>
    <w:p w14:paraId="75701F85" w14:textId="77777777" w:rsidR="00A54A7F" w:rsidRPr="00A54A7F" w:rsidRDefault="00A54A7F" w:rsidP="00A54A7F">
      <w:pPr>
        <w:pStyle w:val="a0"/>
        <w:rPr>
          <w:lang w:eastAsia="en-US"/>
          <w:rPrChange w:id="9" w:author="Liu Yong-Xin" w:date="2020-12-27T23:24:00Z">
            <w:rPr>
              <w:rFonts w:ascii="Times New Roman" w:hAnsi="Times New Roman" w:cs="Times New Roman"/>
            </w:rPr>
          </w:rPrChange>
        </w:rPr>
        <w:pPrChange w:id="10" w:author="Liu Yong-Xin" w:date="2020-12-27T23:24:00Z">
          <w:pPr>
            <w:pStyle w:val="1"/>
            <w:spacing w:before="240" w:after="120"/>
            <w:jc w:val="center"/>
          </w:pPr>
        </w:pPrChange>
      </w:pPr>
    </w:p>
    <w:p w14:paraId="2493812F" w14:textId="765D7339" w:rsidR="005237AE" w:rsidRDefault="005267CC" w:rsidP="009B6CF1">
      <w:pPr>
        <w:spacing w:before="240" w:after="120"/>
        <w:ind w:firstLineChars="200" w:firstLine="480"/>
        <w:rPr>
          <w:rStyle w:val="fontstyle01"/>
          <w:rFonts w:ascii="Times New Roman" w:hAnsi="Times New Roman" w:cs="Times New Roman" w:hint="default"/>
          <w:b/>
          <w:bCs/>
          <w:kern w:val="44"/>
        </w:rPr>
      </w:pPr>
      <w:r w:rsidRPr="00BC4F7E">
        <w:rPr>
          <w:rStyle w:val="fontstyle01"/>
          <w:rFonts w:ascii="Times New Roman" w:hAnsi="Times New Roman" w:cs="Times New Roman" w:hint="default"/>
        </w:rPr>
        <w:t>宏基因组学</w:t>
      </w:r>
      <w:r>
        <w:rPr>
          <w:rStyle w:val="fontstyle01"/>
          <w:rFonts w:ascii="Times New Roman" w:hAnsi="Times New Roman" w:cs="Times New Roman" w:hint="default"/>
        </w:rPr>
        <w:t>是直接</w:t>
      </w:r>
      <w:r w:rsidRPr="005267CC">
        <w:rPr>
          <w:rStyle w:val="fontstyle01"/>
          <w:rFonts w:ascii="Times New Roman" w:hAnsi="Times New Roman" w:cs="Times New Roman" w:hint="default"/>
        </w:rPr>
        <w:t>研究环境样品</w:t>
      </w:r>
      <w:r>
        <w:rPr>
          <w:rStyle w:val="fontstyle01"/>
          <w:rFonts w:ascii="Times New Roman" w:hAnsi="Times New Roman" w:cs="Times New Roman" w:hint="default"/>
        </w:rPr>
        <w:t>中的</w:t>
      </w:r>
      <w:r w:rsidRPr="005267CC">
        <w:rPr>
          <w:rStyle w:val="fontstyle01"/>
          <w:rFonts w:ascii="Times New Roman" w:hAnsi="Times New Roman" w:cs="Times New Roman" w:hint="default"/>
        </w:rPr>
        <w:t>遗传学材料</w:t>
      </w:r>
      <w:r>
        <w:rPr>
          <w:rStyle w:val="fontstyle01"/>
          <w:rFonts w:ascii="Times New Roman" w:hAnsi="Times New Roman" w:cs="Times New Roman" w:hint="default"/>
        </w:rPr>
        <w:t>，主体</w:t>
      </w:r>
      <w:r w:rsidRPr="00BC4F7E">
        <w:rPr>
          <w:rStyle w:val="fontstyle01"/>
          <w:rFonts w:ascii="Times New Roman" w:hAnsi="Times New Roman" w:cs="Times New Roman" w:hint="default"/>
        </w:rPr>
        <w:t>研究对象是微生物群落</w:t>
      </w:r>
      <w:r w:rsidR="004C6C0E">
        <w:rPr>
          <w:rStyle w:val="fontstyle01"/>
          <w:rFonts w:ascii="Times New Roman" w:hAnsi="Times New Roman" w:cs="Times New Roman" w:hint="default"/>
        </w:rPr>
        <w:t>的</w:t>
      </w:r>
      <w:r>
        <w:rPr>
          <w:rStyle w:val="fontstyle01"/>
          <w:rFonts w:ascii="Times New Roman" w:hAnsi="Times New Roman" w:cs="Times New Roman" w:hint="default"/>
        </w:rPr>
        <w:t>基因组，即所有微生物</w:t>
      </w:r>
      <w:r w:rsidRPr="00BC4F7E">
        <w:rPr>
          <w:rStyle w:val="fontstyle01"/>
          <w:rFonts w:ascii="Times New Roman" w:hAnsi="Times New Roman" w:cs="Times New Roman" w:hint="default"/>
        </w:rPr>
        <w:t>个体基因组的总和</w:t>
      </w:r>
      <w:r>
        <w:rPr>
          <w:rStyle w:val="fontstyle01"/>
          <w:rFonts w:ascii="Times New Roman" w:hAnsi="Times New Roman" w:cs="Times New Roman" w:hint="default"/>
        </w:rPr>
        <w:t>。</w:t>
      </w:r>
      <w:r w:rsidRPr="005267CC">
        <w:rPr>
          <w:rStyle w:val="fontstyle01"/>
          <w:rFonts w:ascii="Times New Roman" w:hAnsi="Times New Roman" w:cs="Times New Roman" w:hint="default"/>
        </w:rPr>
        <w:t>随着</w:t>
      </w:r>
      <w:r w:rsidR="004C6C0E">
        <w:rPr>
          <w:rStyle w:val="fontstyle01"/>
          <w:rFonts w:ascii="Times New Roman" w:hAnsi="Times New Roman" w:cs="Times New Roman" w:hint="default"/>
        </w:rPr>
        <w:t>近</w:t>
      </w:r>
      <w:r w:rsidR="00AF7C9C">
        <w:rPr>
          <w:rStyle w:val="fontstyle01"/>
          <w:rFonts w:ascii="Times New Roman" w:hAnsi="Times New Roman" w:cs="Times New Roman" w:hint="default"/>
        </w:rPr>
        <w:t>15</w:t>
      </w:r>
      <w:r w:rsidR="00AF7C9C">
        <w:rPr>
          <w:rStyle w:val="fontstyle01"/>
          <w:rFonts w:ascii="Times New Roman" w:hAnsi="Times New Roman" w:cs="Times New Roman" w:hint="default"/>
        </w:rPr>
        <w:t>年</w:t>
      </w:r>
      <w:r w:rsidR="004C6C0E">
        <w:rPr>
          <w:rStyle w:val="fontstyle01"/>
          <w:rFonts w:ascii="Times New Roman" w:hAnsi="Times New Roman" w:cs="Times New Roman" w:hint="default"/>
        </w:rPr>
        <w:t>以来</w:t>
      </w:r>
      <w:r w:rsidRPr="005267CC">
        <w:rPr>
          <w:rStyle w:val="fontstyle01"/>
          <w:rFonts w:ascii="Times New Roman" w:hAnsi="Times New Roman" w:cs="Times New Roman" w:hint="default"/>
        </w:rPr>
        <w:t>DNA</w:t>
      </w:r>
      <w:r w:rsidRPr="005267CC">
        <w:rPr>
          <w:rStyle w:val="fontstyle01"/>
          <w:rFonts w:ascii="Times New Roman" w:hAnsi="Times New Roman" w:cs="Times New Roman" w:hint="default"/>
        </w:rPr>
        <w:t>测序成本的大幅降低</w:t>
      </w:r>
      <w:r w:rsidR="00AF7C9C">
        <w:rPr>
          <w:rStyle w:val="fontstyle01"/>
          <w:rFonts w:ascii="Times New Roman" w:hAnsi="Times New Roman" w:cs="Times New Roman" w:hint="default"/>
        </w:rPr>
        <w:t>（</w:t>
      </w:r>
      <w:r w:rsidR="004C6C0E">
        <w:rPr>
          <w:rStyle w:val="fontstyle01"/>
          <w:rFonts w:ascii="Times New Roman" w:hAnsi="Times New Roman" w:cs="Times New Roman" w:hint="default"/>
        </w:rPr>
        <w:t>&gt; 10</w:t>
      </w:r>
      <w:r w:rsidR="00AF7C9C" w:rsidRPr="009B6CF1">
        <w:rPr>
          <w:rStyle w:val="fontstyle01"/>
          <w:rFonts w:ascii="Times New Roman" w:hAnsi="Times New Roman" w:cs="Times New Roman" w:hint="default"/>
          <w:vertAlign w:val="superscript"/>
        </w:rPr>
        <w:t>5</w:t>
      </w:r>
      <w:r w:rsidR="004C6C0E">
        <w:rPr>
          <w:rStyle w:val="fontstyle01"/>
          <w:rFonts w:ascii="Times New Roman" w:hAnsi="Times New Roman" w:cs="Times New Roman" w:hint="default"/>
        </w:rPr>
        <w:t>倍</w:t>
      </w:r>
      <w:r w:rsidR="00AF7C9C">
        <w:rPr>
          <w:rStyle w:val="fontstyle01"/>
          <w:rFonts w:ascii="Times New Roman" w:hAnsi="Times New Roman" w:cs="Times New Roman" w:hint="default"/>
        </w:rPr>
        <w:t>）</w:t>
      </w:r>
      <w:r w:rsidR="0068507D">
        <w:rPr>
          <w:rStyle w:val="fontstyle01"/>
          <w:rFonts w:ascii="Times New Roman" w:hAnsi="Times New Roman" w:cs="Times New Roman" w:hint="default"/>
        </w:rPr>
        <w:t>和</w:t>
      </w:r>
      <w:r w:rsidR="0068507D" w:rsidRPr="005267CC">
        <w:rPr>
          <w:rStyle w:val="fontstyle01"/>
          <w:rFonts w:ascii="Times New Roman" w:hAnsi="Times New Roman" w:cs="Times New Roman" w:hint="default"/>
        </w:rPr>
        <w:t>第二代高通量</w:t>
      </w:r>
      <w:r w:rsidR="0068507D">
        <w:rPr>
          <w:rStyle w:val="fontstyle01"/>
          <w:rFonts w:ascii="Times New Roman" w:hAnsi="Times New Roman" w:cs="Times New Roman" w:hint="default"/>
        </w:rPr>
        <w:t>测序技术（</w:t>
      </w:r>
      <w:r w:rsidR="0068507D">
        <w:rPr>
          <w:rStyle w:val="fontstyle01"/>
          <w:rFonts w:ascii="Times New Roman" w:hAnsi="Times New Roman" w:cs="Times New Roman" w:hint="default"/>
        </w:rPr>
        <w:t>NGS</w:t>
      </w:r>
      <w:r w:rsidR="0068507D">
        <w:rPr>
          <w:rStyle w:val="fontstyle01"/>
          <w:rFonts w:ascii="Times New Roman" w:hAnsi="Times New Roman" w:cs="Times New Roman" w:hint="default"/>
        </w:rPr>
        <w:t>）大规模应用</w:t>
      </w:r>
      <w:r w:rsidRPr="005267CC">
        <w:rPr>
          <w:rStyle w:val="fontstyle01"/>
          <w:rFonts w:ascii="Times New Roman" w:hAnsi="Times New Roman" w:cs="Times New Roman" w:hint="default"/>
        </w:rPr>
        <w:t>，宏基因组学（</w:t>
      </w:r>
      <w:r w:rsidRPr="005267CC">
        <w:rPr>
          <w:rStyle w:val="fontstyle01"/>
          <w:rFonts w:ascii="Times New Roman" w:hAnsi="Times New Roman" w:cs="Times New Roman" w:hint="default"/>
        </w:rPr>
        <w:t>Metagenomics</w:t>
      </w:r>
      <w:r w:rsidRPr="005267CC">
        <w:rPr>
          <w:rStyle w:val="fontstyle01"/>
          <w:rFonts w:ascii="Times New Roman" w:hAnsi="Times New Roman" w:cs="Times New Roman" w:hint="default"/>
        </w:rPr>
        <w:t>）正在快速发展成微生物学的一个新兴学科分支，其方法学</w:t>
      </w:r>
      <w:r w:rsidR="007B5879">
        <w:rPr>
          <w:rStyle w:val="fontstyle01"/>
          <w:rFonts w:ascii="Times New Roman" w:hAnsi="Times New Roman" w:cs="Times New Roman" w:hint="default"/>
        </w:rPr>
        <w:t>正</w:t>
      </w:r>
      <w:r w:rsidRPr="005267CC">
        <w:rPr>
          <w:rStyle w:val="fontstyle01"/>
          <w:rFonts w:ascii="Times New Roman" w:hAnsi="Times New Roman" w:cs="Times New Roman" w:hint="default"/>
        </w:rPr>
        <w:t>史无前例地</w:t>
      </w:r>
      <w:r w:rsidR="007B5879">
        <w:rPr>
          <w:rStyle w:val="fontstyle01"/>
          <w:rFonts w:ascii="Times New Roman" w:hAnsi="Times New Roman" w:cs="Times New Roman" w:hint="default"/>
        </w:rPr>
        <w:t>转变着</w:t>
      </w:r>
      <w:r w:rsidRPr="005267CC">
        <w:rPr>
          <w:rStyle w:val="fontstyle01"/>
          <w:rFonts w:ascii="Times New Roman" w:hAnsi="Times New Roman" w:cs="Times New Roman" w:hint="default"/>
        </w:rPr>
        <w:t>传统</w:t>
      </w:r>
      <w:r>
        <w:rPr>
          <w:rStyle w:val="fontstyle01"/>
          <w:rFonts w:ascii="Times New Roman" w:hAnsi="Times New Roman" w:cs="Times New Roman" w:hint="default"/>
        </w:rPr>
        <w:t>环境</w:t>
      </w:r>
      <w:r w:rsidRPr="005267CC">
        <w:rPr>
          <w:rStyle w:val="fontstyle01"/>
          <w:rFonts w:ascii="Times New Roman" w:hAnsi="Times New Roman" w:cs="Times New Roman" w:hint="default"/>
        </w:rPr>
        <w:t>生物学</w:t>
      </w:r>
      <w:r w:rsidR="00C92BC9">
        <w:rPr>
          <w:rStyle w:val="fontstyle01"/>
          <w:rFonts w:ascii="Times New Roman" w:hAnsi="Times New Roman" w:cs="Times New Roman" w:hint="default"/>
        </w:rPr>
        <w:t>与</w:t>
      </w:r>
      <w:r w:rsidRPr="005267CC">
        <w:rPr>
          <w:rStyle w:val="fontstyle01"/>
          <w:rFonts w:ascii="Times New Roman" w:hAnsi="Times New Roman" w:cs="Times New Roman" w:hint="default"/>
        </w:rPr>
        <w:t>生态学的研究方式</w:t>
      </w:r>
      <w:r w:rsidR="006D0E00">
        <w:rPr>
          <w:rStyle w:val="fontstyle01"/>
          <w:rFonts w:ascii="Times New Roman" w:hAnsi="Times New Roman" w:cs="Times New Roman" w:hint="default"/>
        </w:rPr>
        <w:fldChar w:fldCharType="begin"/>
      </w:r>
      <w:r w:rsidR="006D0E00">
        <w:rPr>
          <w:rStyle w:val="fontstyle01"/>
          <w:rFonts w:ascii="Times New Roman" w:hAnsi="Times New Roman" w:cs="Times New Roman" w:hint="default"/>
        </w:rPr>
        <w:instrText xml:space="preserve"> ADDIN EN.CITE &lt;EndNote&gt;&lt;Cite&gt;&lt;Author&gt;Ju&lt;/Author&gt;&lt;Year&gt;2015&lt;/Year&gt;&lt;RecNum&gt;2847&lt;/RecNum&gt;&lt;DisplayText&gt;&lt;style face="superscript"&gt;1,2&lt;/style&gt;&lt;/DisplayText&gt;&lt;record&gt;&lt;rec-number&gt;2847&lt;/rec-number&gt;&lt;foreign-keys&gt;&lt;key app="EN" db-id="tfsrrtdz0feev2ex5r9pf9t70sesw9vzwvez" timestamp="1586232089"&gt;2847&lt;/key&gt;&lt;/foreign-keys&gt;&lt;ref-type name="Journal Article"&gt;17&lt;/ref-type&gt;&lt;contributors&gt;&lt;authors&gt;&lt;author&gt;Ju, Feng&lt;/author&gt;&lt;author&gt;Zhang, Tong&lt;/author&gt;&lt;/authors&gt;&lt;/contributors&gt;&lt;titles&gt;&lt;title&gt;Experimental design and bioinformatics analysis for the application of metagenomics in environmental sciences and biotechnology&lt;/title&gt;&lt;secondary-title&gt;Environmental science &amp;amp; technology&lt;/secondary-title&gt;&lt;/titles&gt;&lt;periodical&gt;&lt;full-title&gt;Environmental Science &amp;amp; Technology&lt;/full-title&gt;&lt;abbr-1&gt;Environ. Sci. Technol.&lt;/abbr-1&gt;&lt;abbr-2&gt;Environ Sci Technol&lt;/abbr-2&gt;&lt;/periodical&gt;&lt;pages&gt;12628-12640&lt;/pages&gt;&lt;volume&gt;49&lt;/volume&gt;&lt;number&gt;21&lt;/number&gt;&lt;dates&gt;&lt;year&gt;2015&lt;/year&gt;&lt;/dates&gt;&lt;isbn&gt;0013-936X&lt;/isbn&gt;&lt;urls&gt;&lt;/urls&gt;&lt;/record&gt;&lt;/Cite&gt;&lt;Cite&gt;&lt;Author&gt;Liu&lt;/Author&gt;&lt;Year&gt;2020&lt;/Year&gt;&lt;RecNum&gt;2920&lt;/RecNum&gt;&lt;record&gt;&lt;rec-number&gt;2920&lt;/rec-number&gt;&lt;foreign-keys&gt;&lt;key app="EN" db-id="tfsrrtdz0feev2ex5r9pf9t70sesw9vzwvez" timestamp="1608512331"&gt;2920&lt;/key&gt;&lt;/foreign-keys&gt;&lt;ref-type name="Journal Article"&gt;17&lt;/ref-type&gt;&lt;contributors&gt;&lt;authors&gt;&lt;author&gt;Liu, Yong-Xin&lt;/author&gt;&lt;author&gt;Qin, Yuan&lt;/author&gt;&lt;author&gt;Chen, Tong&lt;/author&gt;&lt;author&gt;Lu, Meiping&lt;/author&gt;&lt;author&gt;Qian, Xubo&lt;/author&gt;&lt;author&gt;Guo, Xiaoxuan&lt;/author&gt;&lt;author&gt;Bai, Yang&lt;/author&gt;&lt;/authors&gt;&lt;/contributors&gt;&lt;titles&gt;&lt;title&gt;A practical guide to amplicon and metagenomic analysis of microbiome data&lt;/title&gt;&lt;secondary-title&gt;Protein &amp;amp; cell&lt;/secondary-title&gt;&lt;/titles&gt;&lt;periodical&gt;&lt;full-title&gt;Protein and Cell&lt;/full-title&gt;&lt;abbr-1&gt;Protein Cell&lt;/abbr-1&gt;&lt;abbr-2&gt;Protein Cell&lt;/abbr-2&gt;&lt;abbr-3&gt;Protein &amp;amp; Cell&lt;/abbr-3&gt;&lt;/periodical&gt;&lt;dates&gt;&lt;year&gt;2020&lt;/year&gt;&lt;/dates&gt;&lt;isbn&gt;1674-800X&lt;/isbn&gt;&lt;urls&gt;&lt;/urls&gt;&lt;/record&gt;&lt;/Cite&gt;&lt;/EndNote&gt;</w:instrText>
      </w:r>
      <w:r w:rsidR="006D0E00">
        <w:rPr>
          <w:rStyle w:val="fontstyle01"/>
          <w:rFonts w:ascii="Times New Roman" w:hAnsi="Times New Roman" w:cs="Times New Roman" w:hint="default"/>
        </w:rPr>
        <w:fldChar w:fldCharType="separate"/>
      </w:r>
      <w:r w:rsidR="006D0E00" w:rsidRPr="006D0E00">
        <w:rPr>
          <w:rStyle w:val="fontstyle01"/>
          <w:rFonts w:ascii="Times New Roman" w:hAnsi="Times New Roman" w:cs="Times New Roman" w:hint="default"/>
          <w:noProof/>
          <w:vertAlign w:val="superscript"/>
        </w:rPr>
        <w:t>1,2</w:t>
      </w:r>
      <w:r w:rsidR="006D0E00">
        <w:rPr>
          <w:rStyle w:val="fontstyle01"/>
          <w:rFonts w:ascii="Times New Roman" w:hAnsi="Times New Roman" w:cs="Times New Roman" w:hint="default"/>
        </w:rPr>
        <w:fldChar w:fldCharType="end"/>
      </w:r>
      <w:r w:rsidR="008D5191" w:rsidRPr="00BC4F7E">
        <w:rPr>
          <w:rStyle w:val="fontstyle01"/>
          <w:rFonts w:ascii="Times New Roman" w:hAnsi="Times New Roman" w:cs="Times New Roman" w:hint="default"/>
        </w:rPr>
        <w:t>。</w:t>
      </w:r>
      <w:r w:rsidR="005237AE">
        <w:rPr>
          <w:rStyle w:val="fontstyle01"/>
          <w:rFonts w:ascii="Times New Roman" w:hAnsi="Times New Roman" w:cs="Times New Roman" w:hint="default"/>
        </w:rPr>
        <w:t>伴随着现代分子生物学方法</w:t>
      </w:r>
      <w:r w:rsidR="001923D1">
        <w:rPr>
          <w:rStyle w:val="fontstyle01"/>
          <w:rFonts w:ascii="Times New Roman" w:hAnsi="Times New Roman" w:cs="Times New Roman" w:hint="default"/>
        </w:rPr>
        <w:t>与</w:t>
      </w:r>
      <w:r w:rsidR="009B178A">
        <w:rPr>
          <w:rStyle w:val="fontstyle01"/>
          <w:rFonts w:ascii="Times New Roman" w:hAnsi="Times New Roman" w:cs="Times New Roman" w:hint="default"/>
        </w:rPr>
        <w:t>技术</w:t>
      </w:r>
      <w:r w:rsidR="001923D1">
        <w:rPr>
          <w:rStyle w:val="fontstyle01"/>
          <w:rFonts w:ascii="Times New Roman" w:hAnsi="Times New Roman" w:cs="Times New Roman" w:hint="default"/>
        </w:rPr>
        <w:t>流程的不断自动化与</w:t>
      </w:r>
      <w:r w:rsidR="005237AE">
        <w:rPr>
          <w:rStyle w:val="fontstyle01"/>
          <w:rFonts w:ascii="Times New Roman" w:hAnsi="Times New Roman" w:cs="Times New Roman" w:hint="default"/>
        </w:rPr>
        <w:t>商业化，</w:t>
      </w:r>
      <w:r w:rsidR="001923D1">
        <w:rPr>
          <w:rStyle w:val="fontstyle01"/>
          <w:rFonts w:ascii="Times New Roman" w:hAnsi="Times New Roman" w:cs="Times New Roman" w:hint="default"/>
        </w:rPr>
        <w:t>当前微</w:t>
      </w:r>
      <w:r w:rsidR="005237AE">
        <w:rPr>
          <w:rStyle w:val="fontstyle01"/>
          <w:rFonts w:ascii="Times New Roman" w:hAnsi="Times New Roman" w:cs="Times New Roman" w:hint="default"/>
        </w:rPr>
        <w:t>生物</w:t>
      </w:r>
      <w:r w:rsidR="009B178A">
        <w:rPr>
          <w:rStyle w:val="fontstyle01"/>
          <w:rFonts w:ascii="Times New Roman" w:hAnsi="Times New Roman" w:cs="Times New Roman" w:hint="default"/>
        </w:rPr>
        <w:t>群落</w:t>
      </w:r>
      <w:r w:rsidR="005237AE">
        <w:rPr>
          <w:rStyle w:val="fontstyle01"/>
          <w:rFonts w:ascii="Times New Roman" w:hAnsi="Times New Roman" w:cs="Times New Roman" w:hint="default"/>
        </w:rPr>
        <w:t>研究的时间与</w:t>
      </w:r>
      <w:r w:rsidR="001923D1">
        <w:rPr>
          <w:rStyle w:val="fontstyle01"/>
          <w:rFonts w:ascii="Times New Roman" w:hAnsi="Times New Roman" w:cs="Times New Roman" w:hint="default"/>
        </w:rPr>
        <w:t>经济</w:t>
      </w:r>
      <w:r w:rsidR="005237AE">
        <w:rPr>
          <w:rStyle w:val="fontstyle01"/>
          <w:rFonts w:ascii="Times New Roman" w:hAnsi="Times New Roman" w:cs="Times New Roman" w:hint="default"/>
        </w:rPr>
        <w:t>成本投入已</w:t>
      </w:r>
      <w:r w:rsidR="007B5879" w:rsidRPr="007B5879">
        <w:rPr>
          <w:rStyle w:val="fontstyle01"/>
          <w:rFonts w:ascii="Times New Roman" w:hAnsi="Times New Roman" w:cs="Times New Roman" w:hint="default"/>
        </w:rPr>
        <w:t>从</w:t>
      </w:r>
      <w:r w:rsidR="001923D1">
        <w:rPr>
          <w:rStyle w:val="fontstyle01"/>
          <w:rFonts w:ascii="Times New Roman" w:hAnsi="Times New Roman" w:cs="Times New Roman" w:hint="default"/>
        </w:rPr>
        <w:t>检测</w:t>
      </w:r>
      <w:r w:rsidR="005237AE">
        <w:rPr>
          <w:rStyle w:val="fontstyle01"/>
          <w:rFonts w:ascii="Times New Roman" w:hAnsi="Times New Roman" w:cs="Times New Roman" w:hint="default"/>
        </w:rPr>
        <w:t>通量低</w:t>
      </w:r>
      <w:r w:rsidR="001923D1">
        <w:rPr>
          <w:rStyle w:val="fontstyle01"/>
          <w:rFonts w:ascii="Times New Roman" w:hAnsi="Times New Roman" w:cs="Times New Roman" w:hint="default"/>
        </w:rPr>
        <w:t>、</w:t>
      </w:r>
      <w:r w:rsidR="007B5879" w:rsidRPr="007B5879">
        <w:rPr>
          <w:rStyle w:val="fontstyle01"/>
          <w:rFonts w:ascii="Times New Roman" w:hAnsi="Times New Roman" w:cs="Times New Roman" w:hint="default"/>
        </w:rPr>
        <w:t>劳动</w:t>
      </w:r>
      <w:r w:rsidR="001923D1">
        <w:rPr>
          <w:rStyle w:val="fontstyle01"/>
          <w:rFonts w:ascii="Times New Roman" w:hAnsi="Times New Roman" w:cs="Times New Roman" w:hint="default"/>
        </w:rPr>
        <w:t>力密集型</w:t>
      </w:r>
      <w:r w:rsidR="005237AE">
        <w:rPr>
          <w:rStyle w:val="fontstyle01"/>
          <w:rFonts w:ascii="Times New Roman" w:hAnsi="Times New Roman" w:cs="Times New Roman" w:hint="default"/>
        </w:rPr>
        <w:t>的分子生物学</w:t>
      </w:r>
      <w:r w:rsidR="00076536">
        <w:rPr>
          <w:rStyle w:val="fontstyle01"/>
          <w:rFonts w:ascii="Times New Roman" w:hAnsi="Times New Roman" w:cs="Times New Roman" w:hint="default"/>
        </w:rPr>
        <w:t>“</w:t>
      </w:r>
      <w:r w:rsidR="007B5879" w:rsidRPr="007B5879">
        <w:rPr>
          <w:rStyle w:val="fontstyle01"/>
          <w:rFonts w:ascii="Times New Roman" w:hAnsi="Times New Roman" w:cs="Times New Roman" w:hint="default"/>
        </w:rPr>
        <w:t>湿实验</w:t>
      </w:r>
      <w:r w:rsidR="00076536">
        <w:rPr>
          <w:rStyle w:val="fontstyle01"/>
          <w:rFonts w:ascii="Times New Roman" w:hAnsi="Times New Roman" w:cs="Times New Roman" w:hint="default"/>
        </w:rPr>
        <w:t>”</w:t>
      </w:r>
      <w:r w:rsidR="007B5879" w:rsidRPr="007B5879">
        <w:rPr>
          <w:rStyle w:val="fontstyle01"/>
          <w:rFonts w:ascii="Times New Roman" w:hAnsi="Times New Roman" w:cs="Times New Roman" w:hint="default"/>
        </w:rPr>
        <w:t>转变</w:t>
      </w:r>
      <w:r w:rsidR="005237AE">
        <w:rPr>
          <w:rStyle w:val="fontstyle01"/>
          <w:rFonts w:ascii="Times New Roman" w:hAnsi="Times New Roman" w:cs="Times New Roman" w:hint="default"/>
        </w:rPr>
        <w:t>为</w:t>
      </w:r>
      <w:r w:rsidR="001923D1">
        <w:rPr>
          <w:rStyle w:val="fontstyle01"/>
          <w:rFonts w:ascii="Times New Roman" w:hAnsi="Times New Roman" w:cs="Times New Roman" w:hint="default"/>
        </w:rPr>
        <w:t>检测通量高、数据处理密集型的计算生物学</w:t>
      </w:r>
      <w:r w:rsidR="001923D1">
        <w:rPr>
          <w:rStyle w:val="fontstyle01"/>
          <w:rFonts w:ascii="Times New Roman" w:hAnsi="Times New Roman" w:cs="Times New Roman" w:hint="default"/>
        </w:rPr>
        <w:t>“</w:t>
      </w:r>
      <w:r w:rsidR="001923D1">
        <w:rPr>
          <w:rStyle w:val="fontstyle01"/>
          <w:rFonts w:ascii="Times New Roman" w:hAnsi="Times New Roman" w:cs="Times New Roman" w:hint="default"/>
        </w:rPr>
        <w:t>干实验</w:t>
      </w:r>
      <w:r w:rsidR="001923D1">
        <w:rPr>
          <w:rStyle w:val="fontstyle01"/>
          <w:rFonts w:ascii="Times New Roman" w:hAnsi="Times New Roman" w:cs="Times New Roman" w:hint="default"/>
        </w:rPr>
        <w:t>”</w:t>
      </w:r>
      <w:r w:rsidR="001923D1">
        <w:rPr>
          <w:rStyle w:val="fontstyle01"/>
          <w:rFonts w:ascii="Times New Roman" w:hAnsi="Times New Roman" w:cs="Times New Roman" w:hint="default"/>
        </w:rPr>
        <w:t>（例如生物信息和生物统计计算）</w:t>
      </w:r>
      <w:r w:rsidR="006D0E00">
        <w:rPr>
          <w:rStyle w:val="fontstyle01"/>
          <w:rFonts w:ascii="Times New Roman" w:hAnsi="Times New Roman" w:cs="Times New Roman" w:hint="default"/>
        </w:rPr>
        <w:fldChar w:fldCharType="begin"/>
      </w:r>
      <w:r w:rsidR="006D0E00">
        <w:rPr>
          <w:rStyle w:val="fontstyle01"/>
          <w:rFonts w:ascii="Times New Roman" w:hAnsi="Times New Roman" w:cs="Times New Roman" w:hint="default"/>
        </w:rPr>
        <w:instrText xml:space="preserve"> ADDIN EN.CITE &lt;EndNote&gt;&lt;Cite&gt;&lt;Author&gt;Ju&lt;/Author&gt;&lt;Year&gt;2015&lt;/Year&gt;&lt;RecNum&gt;2414&lt;/RecNum&gt;&lt;DisplayText&gt;&lt;style face="superscript"&gt;2,3&lt;/style&gt;&lt;/DisplayText&gt;&lt;record&gt;&lt;rec-number&gt;2414&lt;/rec-number&gt;&lt;foreign-keys&gt;&lt;key app="EN" db-id="tfsrrtdz0feev2ex5r9pf9t70sesw9vzwvez" timestamp="1438691552"&gt;2414&lt;/key&gt;&lt;/foreign-keys&gt;&lt;ref-type name="Journal Article"&gt;17&lt;/ref-type&gt;&lt;contributors&gt;&lt;authors&gt;&lt;author&gt;Ju, Feng&lt;/author&gt;&lt;author&gt;Zhang, Tong&lt;/author&gt;&lt;/authors&gt;&lt;/contributors&gt;&lt;titles&gt;&lt;title&gt;16S rRNA gene high-throughput sequencing data mining of microbial diversity and interactions&lt;/title&gt;&lt;secondary-title&gt;Applied microbiology and biotechnology&lt;/secondary-title&gt;&lt;/titles&gt;&lt;periodical&gt;&lt;full-title&gt;Applied Microbiology and Biotechnology&lt;/full-title&gt;&lt;abbr-1&gt;Appl. Microbiol. Biotechnol.&lt;/abbr-1&gt;&lt;abbr-2&gt;Appl Microbiol Biotechnol&lt;/abbr-2&gt;&lt;abbr-3&gt;Applied Microbiology &amp;amp; Biotechnology&lt;/abbr-3&gt;&lt;/periodical&gt;&lt;pages&gt;4119-4129&lt;/pages&gt;&lt;volume&gt;99&lt;/volume&gt;&lt;number&gt;10&lt;/number&gt;&lt;dates&gt;&lt;year&gt;2015&lt;/year&gt;&lt;/dates&gt;&lt;isbn&gt;0175-7598&lt;/isbn&gt;&lt;urls&gt;&lt;/urls&gt;&lt;/record&gt;&lt;/Cite&gt;&lt;Cite&gt;&lt;Author&gt;Liu&lt;/Author&gt;&lt;Year&gt;2020&lt;/Year&gt;&lt;RecNum&gt;2920&lt;/RecNum&gt;&lt;record&gt;&lt;rec-number&gt;2920&lt;/rec-number&gt;&lt;foreign-keys&gt;&lt;key app="EN" db-id="tfsrrtdz0feev2ex5r9pf9t70sesw9vzwvez" timestamp="1608512331"&gt;2920&lt;/key&gt;&lt;/foreign-keys&gt;&lt;ref-type name="Journal Article"&gt;17&lt;/ref-type&gt;&lt;contributors&gt;&lt;authors&gt;&lt;author&gt;Liu, Yong-Xin&lt;/author&gt;&lt;author&gt;Qin, Yuan&lt;/author&gt;&lt;author&gt;Chen, Tong&lt;/author&gt;&lt;author&gt;Lu, Meiping&lt;/author&gt;&lt;author&gt;Qian, Xubo&lt;/author&gt;&lt;author&gt;Guo, Xiaoxuan&lt;/author&gt;&lt;author&gt;Bai, Yang&lt;/author&gt;&lt;/authors&gt;&lt;/contributors&gt;&lt;titles&gt;&lt;title&gt;A practical guide to amplicon and metagenomic analysis of microbiome data&lt;/title&gt;&lt;secondary-title&gt;Protein &amp;amp; cell&lt;/secondary-title&gt;&lt;/titles&gt;&lt;periodical&gt;&lt;full-title&gt;Protein and Cell&lt;/full-title&gt;&lt;abbr-1&gt;Protein Cell&lt;/abbr-1&gt;&lt;abbr-2&gt;Protein Cell&lt;/abbr-2&gt;&lt;abbr-3&gt;Protein &amp;amp; Cell&lt;/abbr-3&gt;&lt;/periodical&gt;&lt;dates&gt;&lt;year&gt;2020&lt;/year&gt;&lt;/dates&gt;&lt;isbn&gt;1674-800X&lt;/isbn&gt;&lt;urls&gt;&lt;/urls&gt;&lt;/record&gt;&lt;/Cite&gt;&lt;/EndNote&gt;</w:instrText>
      </w:r>
      <w:r w:rsidR="006D0E00">
        <w:rPr>
          <w:rStyle w:val="fontstyle01"/>
          <w:rFonts w:ascii="Times New Roman" w:hAnsi="Times New Roman" w:cs="Times New Roman" w:hint="default"/>
        </w:rPr>
        <w:fldChar w:fldCharType="separate"/>
      </w:r>
      <w:r w:rsidR="006D0E00" w:rsidRPr="006D0E00">
        <w:rPr>
          <w:rStyle w:val="fontstyle01"/>
          <w:rFonts w:ascii="Times New Roman" w:hAnsi="Times New Roman" w:cs="Times New Roman" w:hint="default"/>
          <w:noProof/>
          <w:vertAlign w:val="superscript"/>
        </w:rPr>
        <w:t>2,3</w:t>
      </w:r>
      <w:r w:rsidR="006D0E00">
        <w:rPr>
          <w:rStyle w:val="fontstyle01"/>
          <w:rFonts w:ascii="Times New Roman" w:hAnsi="Times New Roman" w:cs="Times New Roman" w:hint="default"/>
        </w:rPr>
        <w:fldChar w:fldCharType="end"/>
      </w:r>
      <w:r w:rsidR="007B5879">
        <w:rPr>
          <w:rStyle w:val="fontstyle01"/>
          <w:rFonts w:ascii="Times New Roman" w:hAnsi="Times New Roman" w:cs="Times New Roman" w:hint="default"/>
        </w:rPr>
        <w:t>。</w:t>
      </w:r>
    </w:p>
    <w:p w14:paraId="00A57403" w14:textId="1051323D" w:rsidR="00BB533A" w:rsidRPr="009B6CF1" w:rsidRDefault="000A301E" w:rsidP="009B6CF1">
      <w:pPr>
        <w:spacing w:before="240" w:after="120"/>
        <w:ind w:firstLineChars="200" w:firstLine="480"/>
        <w:rPr>
          <w:rFonts w:ascii="Times New Roman" w:eastAsia="宋体" w:hAnsi="Times New Roman" w:cs="Times New Roman"/>
          <w:color w:val="000000"/>
          <w:sz w:val="24"/>
          <w:szCs w:val="24"/>
        </w:rPr>
      </w:pPr>
      <w:r w:rsidRPr="005237AE">
        <w:rPr>
          <w:rStyle w:val="fontstyle01"/>
          <w:rFonts w:ascii="Times New Roman" w:hAnsi="Times New Roman" w:cs="Times New Roman" w:hint="default"/>
        </w:rPr>
        <w:t>宏基因组学是打开通往未知微生物界大门的钥匙</w:t>
      </w:r>
      <w:r>
        <w:rPr>
          <w:rStyle w:val="fontstyle01"/>
          <w:rFonts w:ascii="Times New Roman" w:hAnsi="Times New Roman" w:cs="Times New Roman" w:hint="default"/>
        </w:rPr>
        <w:t>，</w:t>
      </w:r>
      <w:r w:rsidR="009B178A">
        <w:rPr>
          <w:rStyle w:val="fontstyle01"/>
          <w:rFonts w:ascii="Times New Roman" w:hAnsi="Times New Roman" w:cs="Times New Roman" w:hint="default"/>
        </w:rPr>
        <w:t>广义上包括</w:t>
      </w:r>
      <w:r w:rsidRPr="000A301E">
        <w:rPr>
          <w:rStyle w:val="fontstyle01"/>
          <w:rFonts w:ascii="Times New Roman" w:hAnsi="Times New Roman" w:cs="Times New Roman" w:hint="default"/>
        </w:rPr>
        <w:t>环境基因组、生态基因组学和群体基因组学</w:t>
      </w:r>
      <w:r w:rsidR="009B178A">
        <w:rPr>
          <w:rStyle w:val="fontstyle01"/>
          <w:rFonts w:ascii="Times New Roman" w:hAnsi="Times New Roman" w:cs="Times New Roman" w:hint="default"/>
        </w:rPr>
        <w:t>的研究</w:t>
      </w:r>
      <w:r w:rsidR="00DF0D70">
        <w:rPr>
          <w:rStyle w:val="fontstyle01"/>
          <w:rFonts w:ascii="Times New Roman" w:hAnsi="Times New Roman" w:cs="Times New Roman" w:hint="default"/>
        </w:rPr>
        <w:t>目标与</w:t>
      </w:r>
      <w:r w:rsidR="009B178A">
        <w:rPr>
          <w:rStyle w:val="fontstyle01"/>
          <w:rFonts w:ascii="Times New Roman" w:hAnsi="Times New Roman" w:cs="Times New Roman" w:hint="default"/>
        </w:rPr>
        <w:t>内容</w:t>
      </w:r>
      <w:r w:rsidRPr="00BC4F7E">
        <w:rPr>
          <w:rStyle w:val="fontstyle01"/>
          <w:rFonts w:ascii="Times New Roman" w:hAnsi="Times New Roman" w:cs="Times New Roman" w:hint="default"/>
        </w:rPr>
        <w:t>。</w:t>
      </w:r>
      <w:r w:rsidR="005237AE">
        <w:rPr>
          <w:rStyle w:val="fontstyle01"/>
          <w:rFonts w:ascii="Times New Roman" w:hAnsi="Times New Roman" w:cs="Times New Roman" w:hint="default"/>
        </w:rPr>
        <w:t>自然</w:t>
      </w:r>
      <w:r w:rsidR="005237AE" w:rsidRPr="00BC4F7E">
        <w:rPr>
          <w:rStyle w:val="fontstyle01"/>
          <w:rFonts w:ascii="Times New Roman" w:hAnsi="Times New Roman" w:cs="Times New Roman" w:hint="default"/>
        </w:rPr>
        <w:t>环境中超过</w:t>
      </w:r>
      <w:r w:rsidR="005237AE" w:rsidRPr="00BC4F7E">
        <w:rPr>
          <w:rStyle w:val="fontstyle01"/>
          <w:rFonts w:ascii="Times New Roman" w:hAnsi="Times New Roman" w:cs="Times New Roman" w:hint="default"/>
        </w:rPr>
        <w:t>99%</w:t>
      </w:r>
      <w:r w:rsidR="005237AE" w:rsidRPr="00BC4F7E">
        <w:rPr>
          <w:rStyle w:val="fontstyle01"/>
          <w:rFonts w:ascii="Times New Roman" w:hAnsi="Times New Roman" w:cs="Times New Roman" w:hint="default"/>
        </w:rPr>
        <w:t>以上的微生物</w:t>
      </w:r>
      <w:r w:rsidR="005237AE">
        <w:rPr>
          <w:rStyle w:val="fontstyle01"/>
          <w:rFonts w:ascii="Times New Roman" w:hAnsi="Times New Roman" w:cs="Times New Roman" w:hint="default"/>
        </w:rPr>
        <w:t>在当前实验室条件下尚未</w:t>
      </w:r>
      <w:r w:rsidR="005237AE" w:rsidRPr="00BC4F7E">
        <w:rPr>
          <w:rStyle w:val="fontstyle01"/>
          <w:rFonts w:ascii="Times New Roman" w:hAnsi="Times New Roman" w:cs="Times New Roman" w:hint="default"/>
        </w:rPr>
        <w:t>被分离培养</w:t>
      </w:r>
      <w:r w:rsidR="001923D1">
        <w:rPr>
          <w:rStyle w:val="fontstyle01"/>
          <w:rFonts w:ascii="Times New Roman" w:hAnsi="Times New Roman" w:cs="Times New Roman" w:hint="default"/>
        </w:rPr>
        <w:t>。</w:t>
      </w:r>
      <w:r w:rsidR="0073458A" w:rsidRPr="00BC4F7E">
        <w:rPr>
          <w:rStyle w:val="fontstyle01"/>
          <w:rFonts w:ascii="Times New Roman" w:hAnsi="Times New Roman" w:cs="Times New Roman" w:hint="default"/>
        </w:rPr>
        <w:t>相比于</w:t>
      </w:r>
      <w:r w:rsidR="007B5879">
        <w:rPr>
          <w:rStyle w:val="fontstyle01"/>
          <w:rFonts w:ascii="Times New Roman" w:hAnsi="Times New Roman" w:cs="Times New Roman" w:hint="default"/>
        </w:rPr>
        <w:t>传统方法（如分离</w:t>
      </w:r>
      <w:r w:rsidR="005237AE">
        <w:rPr>
          <w:rStyle w:val="fontstyle01"/>
          <w:rFonts w:ascii="Times New Roman" w:hAnsi="Times New Roman" w:cs="Times New Roman" w:hint="default"/>
        </w:rPr>
        <w:t>与</w:t>
      </w:r>
      <w:r w:rsidR="007B5879">
        <w:rPr>
          <w:rStyle w:val="fontstyle01"/>
          <w:rFonts w:ascii="Times New Roman" w:hAnsi="Times New Roman" w:cs="Times New Roman" w:hint="default"/>
        </w:rPr>
        <w:t>培养）与现代分子生物学技术</w:t>
      </w:r>
      <w:r w:rsidR="0073458A" w:rsidRPr="00BC4F7E">
        <w:rPr>
          <w:rStyle w:val="fontstyle01"/>
          <w:rFonts w:ascii="Times New Roman" w:hAnsi="Times New Roman" w:cs="Times New Roman" w:hint="default"/>
        </w:rPr>
        <w:t>，宏基因组学的</w:t>
      </w:r>
      <w:r>
        <w:rPr>
          <w:rStyle w:val="fontstyle01"/>
          <w:rFonts w:ascii="Times New Roman" w:hAnsi="Times New Roman" w:cs="Times New Roman" w:hint="default"/>
        </w:rPr>
        <w:t>方法与技术</w:t>
      </w:r>
      <w:r w:rsidR="00BB533A" w:rsidRPr="00BC4F7E">
        <w:rPr>
          <w:rStyle w:val="fontstyle01"/>
          <w:rFonts w:ascii="Times New Roman" w:hAnsi="Times New Roman" w:cs="Times New Roman" w:hint="default"/>
        </w:rPr>
        <w:t>优势</w:t>
      </w:r>
      <w:r w:rsidR="0073458A" w:rsidRPr="00BC4F7E">
        <w:rPr>
          <w:rStyle w:val="fontstyle01"/>
          <w:rFonts w:ascii="Times New Roman" w:hAnsi="Times New Roman" w:cs="Times New Roman" w:hint="default"/>
        </w:rPr>
        <w:t>体现</w:t>
      </w:r>
      <w:r w:rsidR="00BB533A">
        <w:rPr>
          <w:rStyle w:val="fontstyle01"/>
          <w:rFonts w:ascii="Times New Roman" w:hAnsi="Times New Roman" w:cs="Times New Roman" w:hint="default"/>
        </w:rPr>
        <w:t>在不</w:t>
      </w:r>
      <w:r w:rsidR="0073458A" w:rsidRPr="00BC4F7E">
        <w:rPr>
          <w:rStyle w:val="fontstyle01"/>
          <w:rFonts w:ascii="Times New Roman" w:hAnsi="Times New Roman" w:cs="Times New Roman" w:hint="default"/>
        </w:rPr>
        <w:t>依赖实验室分离培养</w:t>
      </w:r>
      <w:r w:rsidR="00BB533A">
        <w:rPr>
          <w:rStyle w:val="fontstyle01"/>
          <w:rFonts w:ascii="Times New Roman" w:hAnsi="Times New Roman" w:cs="Times New Roman" w:hint="default"/>
        </w:rPr>
        <w:t>来解码</w:t>
      </w:r>
      <w:r w:rsidR="00BB533A" w:rsidRPr="00BC4F7E">
        <w:rPr>
          <w:rStyle w:val="fontstyle01"/>
          <w:rFonts w:ascii="Times New Roman" w:hAnsi="Times New Roman" w:cs="Times New Roman" w:hint="default"/>
        </w:rPr>
        <w:t>环境微生物</w:t>
      </w:r>
      <w:r w:rsidR="00BB533A">
        <w:rPr>
          <w:rStyle w:val="fontstyle01"/>
          <w:rFonts w:ascii="Times New Roman" w:hAnsi="Times New Roman" w:cs="Times New Roman" w:hint="default"/>
        </w:rPr>
        <w:t>组赋存的物种与基因多样性</w:t>
      </w:r>
      <w:r w:rsidR="00FB1960">
        <w:rPr>
          <w:rStyle w:val="fontstyle01"/>
          <w:rFonts w:ascii="Times New Roman" w:hAnsi="Times New Roman" w:cs="Times New Roman" w:hint="default"/>
        </w:rPr>
        <w:fldChar w:fldCharType="begin"/>
      </w:r>
      <w:r w:rsidR="00FB1960">
        <w:rPr>
          <w:rStyle w:val="fontstyle01"/>
          <w:rFonts w:ascii="Times New Roman" w:hAnsi="Times New Roman" w:cs="Times New Roman" w:hint="default"/>
        </w:rPr>
        <w:instrText xml:space="preserve"> ADDIN EN.CITE &lt;EndNote&gt;&lt;Cite&gt;&lt;Author&gt;</w:instrText>
      </w:r>
      <w:r w:rsidR="00FB1960">
        <w:rPr>
          <w:rStyle w:val="fontstyle01"/>
          <w:rFonts w:ascii="Times New Roman" w:hAnsi="Times New Roman" w:cs="Times New Roman" w:hint="default"/>
        </w:rPr>
        <w:instrText>刘永鑫</w:instrText>
      </w:r>
      <w:r w:rsidR="00FB1960">
        <w:rPr>
          <w:rStyle w:val="fontstyle01"/>
          <w:rFonts w:ascii="Times New Roman" w:hAnsi="Times New Roman" w:cs="Times New Roman" w:hint="default"/>
        </w:rPr>
        <w:instrText>&lt;/Author&gt;&lt;Year&gt;2019&lt;/Year&gt;&lt;RecNum&gt;2922&lt;/RecNum&gt;&lt;DisplayText&gt;&lt;style face="superscript"&gt;4&lt;/style&gt;&lt;/DisplayText&gt;&lt;record&gt;&lt;rec-number&gt;2922&lt;/rec-number&gt;&lt;foreign-keys&gt;&lt;key app="EN" db-id="tfsrrtdz0feev2ex5r9pf9t70sesw9vzwvez" timestamp="1608512924"&gt;2922&lt;/key&gt;&lt;/foreign-keys&gt;&lt;ref-type name="Journal Article"&gt;17&lt;/ref-type&gt;&lt;contributors&gt;&lt;authors&gt;&lt;author&gt;</w:instrText>
      </w:r>
      <w:r w:rsidR="00FB1960">
        <w:rPr>
          <w:rStyle w:val="fontstyle01"/>
          <w:rFonts w:ascii="Times New Roman" w:hAnsi="Times New Roman" w:cs="Times New Roman" w:hint="default"/>
        </w:rPr>
        <w:instrText>刘永鑫</w:instrText>
      </w:r>
      <w:r w:rsidR="00FB1960">
        <w:rPr>
          <w:rStyle w:val="fontstyle01"/>
          <w:rFonts w:ascii="Times New Roman" w:hAnsi="Times New Roman" w:cs="Times New Roman" w:hint="default"/>
        </w:rPr>
        <w:instrText>&lt;/author&gt;&lt;author&gt;</w:instrText>
      </w:r>
      <w:r w:rsidR="00FB1960">
        <w:rPr>
          <w:rStyle w:val="fontstyle01"/>
          <w:rFonts w:ascii="Times New Roman" w:hAnsi="Times New Roman" w:cs="Times New Roman" w:hint="default"/>
        </w:rPr>
        <w:instrText>秦媛</w:instrText>
      </w:r>
      <w:r w:rsidR="00FB1960">
        <w:rPr>
          <w:rStyle w:val="fontstyle01"/>
          <w:rFonts w:ascii="Times New Roman" w:hAnsi="Times New Roman" w:cs="Times New Roman" w:hint="default"/>
        </w:rPr>
        <w:instrText>&lt;/author&gt;&lt;author&gt;</w:instrText>
      </w:r>
      <w:r w:rsidR="00FB1960">
        <w:rPr>
          <w:rStyle w:val="fontstyle01"/>
          <w:rFonts w:ascii="Times New Roman" w:hAnsi="Times New Roman" w:cs="Times New Roman" w:hint="default"/>
        </w:rPr>
        <w:instrText>郭晓璇</w:instrText>
      </w:r>
      <w:r w:rsidR="00FB1960">
        <w:rPr>
          <w:rStyle w:val="fontstyle01"/>
          <w:rFonts w:ascii="Times New Roman" w:hAnsi="Times New Roman" w:cs="Times New Roman" w:hint="default"/>
        </w:rPr>
        <w:instrText>&lt;/author&gt;&lt;author&gt;</w:instrText>
      </w:r>
      <w:r w:rsidR="00FB1960">
        <w:rPr>
          <w:rStyle w:val="fontstyle01"/>
          <w:rFonts w:ascii="Times New Roman" w:hAnsi="Times New Roman" w:cs="Times New Roman" w:hint="default"/>
        </w:rPr>
        <w:instrText>白洋</w:instrText>
      </w:r>
      <w:r w:rsidR="00FB1960">
        <w:rPr>
          <w:rStyle w:val="fontstyle01"/>
          <w:rFonts w:ascii="Times New Roman" w:hAnsi="Times New Roman" w:cs="Times New Roman" w:hint="default"/>
        </w:rPr>
        <w:instrText>&lt;/author&gt;&lt;/authors&gt;&lt;/contributors&gt;&lt;titles&gt;&lt;title&gt;</w:instrText>
      </w:r>
      <w:r w:rsidR="00FB1960">
        <w:rPr>
          <w:rStyle w:val="fontstyle01"/>
          <w:rFonts w:ascii="Times New Roman" w:hAnsi="Times New Roman" w:cs="Times New Roman" w:hint="default"/>
        </w:rPr>
        <w:instrText>微生物组数据分析方法与应用</w:instrText>
      </w:r>
      <w:r w:rsidR="00FB1960">
        <w:rPr>
          <w:rStyle w:val="fontstyle01"/>
          <w:rFonts w:ascii="Times New Roman" w:hAnsi="Times New Roman" w:cs="Times New Roman" w:hint="default"/>
        </w:rPr>
        <w:instrText>&lt;/title&gt;&lt;secondary-title&gt;</w:instrText>
      </w:r>
      <w:r w:rsidR="00FB1960">
        <w:rPr>
          <w:rStyle w:val="fontstyle01"/>
          <w:rFonts w:ascii="Times New Roman" w:hAnsi="Times New Roman" w:cs="Times New Roman" w:hint="default"/>
        </w:rPr>
        <w:instrText>遗传</w:instrText>
      </w:r>
      <w:r w:rsidR="00FB1960">
        <w:rPr>
          <w:rStyle w:val="fontstyle01"/>
          <w:rFonts w:ascii="Times New Roman" w:hAnsi="Times New Roman" w:cs="Times New Roman" w:hint="default"/>
        </w:rPr>
        <w:instrText>&lt;/secondary-title&gt;&lt;/titles&gt;&lt;pages&gt;845-862&lt;/pages&gt;&lt;volume&gt;41&lt;/volume&gt;&lt;number&gt;9&lt;/number&gt;&lt;dates&gt;&lt;year&gt;2019&lt;/year&gt;&lt;/dates&gt;&lt;isbn&gt;0253-9772&lt;/isbn&gt;&lt;urls&gt;&lt;/urls&gt;&lt;/record&gt;&lt;/Cite&gt;&lt;/EndNote&gt;</w:instrText>
      </w:r>
      <w:r w:rsidR="00FB1960">
        <w:rPr>
          <w:rStyle w:val="fontstyle01"/>
          <w:rFonts w:ascii="Times New Roman" w:hAnsi="Times New Roman" w:cs="Times New Roman" w:hint="default"/>
        </w:rPr>
        <w:fldChar w:fldCharType="separate"/>
      </w:r>
      <w:r w:rsidR="00FB1960" w:rsidRPr="00FB1960">
        <w:rPr>
          <w:rStyle w:val="fontstyle01"/>
          <w:rFonts w:ascii="Times New Roman" w:hAnsi="Times New Roman" w:cs="Times New Roman" w:hint="default"/>
          <w:noProof/>
          <w:vertAlign w:val="superscript"/>
        </w:rPr>
        <w:t>4</w:t>
      </w:r>
      <w:r w:rsidR="00FB1960">
        <w:rPr>
          <w:rStyle w:val="fontstyle01"/>
          <w:rFonts w:ascii="Times New Roman" w:hAnsi="Times New Roman" w:cs="Times New Roman" w:hint="default"/>
        </w:rPr>
        <w:fldChar w:fldCharType="end"/>
      </w:r>
      <w:r w:rsidR="00BB533A">
        <w:rPr>
          <w:rStyle w:val="fontstyle01"/>
          <w:rFonts w:ascii="Times New Roman" w:hAnsi="Times New Roman" w:cs="Times New Roman" w:hint="default"/>
        </w:rPr>
        <w:t>。</w:t>
      </w:r>
      <w:r w:rsidR="00E65F36">
        <w:rPr>
          <w:rStyle w:val="fontstyle01"/>
          <w:rFonts w:ascii="Times New Roman" w:hAnsi="Times New Roman" w:cs="Times New Roman" w:hint="default"/>
        </w:rPr>
        <w:t>通过</w:t>
      </w:r>
      <w:r w:rsidR="00E65F36" w:rsidRPr="00117A7C">
        <w:rPr>
          <w:rStyle w:val="fontstyle01"/>
          <w:rFonts w:ascii="Times New Roman" w:hAnsi="Times New Roman" w:cs="Times New Roman" w:hint="default"/>
        </w:rPr>
        <w:t>环境</w:t>
      </w:r>
      <w:r w:rsidR="00E65F36">
        <w:rPr>
          <w:rStyle w:val="fontstyle01"/>
          <w:rFonts w:ascii="Times New Roman" w:hAnsi="Times New Roman" w:cs="Times New Roman" w:hint="default"/>
        </w:rPr>
        <w:t>样品</w:t>
      </w:r>
      <w:r w:rsidR="00E65F36" w:rsidRPr="00117A7C">
        <w:rPr>
          <w:rStyle w:val="fontstyle01"/>
          <w:rFonts w:ascii="Times New Roman" w:hAnsi="Times New Roman" w:cs="Times New Roman" w:hint="default"/>
        </w:rPr>
        <w:t>中所有遗传</w:t>
      </w:r>
      <w:r w:rsidR="00E65F36">
        <w:rPr>
          <w:rStyle w:val="fontstyle01"/>
          <w:rFonts w:ascii="Times New Roman" w:hAnsi="Times New Roman" w:cs="Times New Roman" w:hint="default"/>
        </w:rPr>
        <w:t>材料</w:t>
      </w:r>
      <w:r w:rsidR="00DF0D70">
        <w:rPr>
          <w:rStyle w:val="fontstyle01"/>
          <w:rFonts w:ascii="Times New Roman" w:hAnsi="Times New Roman" w:cs="Times New Roman" w:hint="default"/>
        </w:rPr>
        <w:t>的</w:t>
      </w:r>
      <w:r w:rsidR="00E65F36">
        <w:rPr>
          <w:rStyle w:val="fontstyle01"/>
          <w:rFonts w:ascii="Times New Roman" w:hAnsi="Times New Roman" w:cs="Times New Roman" w:hint="default"/>
        </w:rPr>
        <w:t>分离与</w:t>
      </w:r>
      <w:r w:rsidR="00E65F36" w:rsidRPr="00117A7C">
        <w:rPr>
          <w:rStyle w:val="fontstyle01"/>
          <w:rFonts w:ascii="Times New Roman" w:hAnsi="Times New Roman" w:cs="Times New Roman" w:hint="default"/>
        </w:rPr>
        <w:t>测序、生物信息学</w:t>
      </w:r>
      <w:r w:rsidR="00E65F36">
        <w:rPr>
          <w:rStyle w:val="fontstyle01"/>
          <w:rFonts w:ascii="Times New Roman" w:hAnsi="Times New Roman" w:cs="Times New Roman" w:hint="default"/>
        </w:rPr>
        <w:t>、生物统计学等多方法与技术手段</w:t>
      </w:r>
      <w:r w:rsidR="00DF0D70">
        <w:rPr>
          <w:rStyle w:val="fontstyle01"/>
          <w:rFonts w:ascii="Times New Roman" w:hAnsi="Times New Roman" w:cs="Times New Roman" w:hint="default"/>
        </w:rPr>
        <w:t>可以直接</w:t>
      </w:r>
      <w:r w:rsidR="00E65F36" w:rsidRPr="00117A7C">
        <w:rPr>
          <w:rStyle w:val="fontstyle01"/>
          <w:rFonts w:ascii="Times New Roman" w:hAnsi="Times New Roman" w:cs="Times New Roman" w:hint="default"/>
        </w:rPr>
        <w:t>研究微生物群落结构与功能</w:t>
      </w:r>
      <w:r w:rsidR="006D0E00">
        <w:rPr>
          <w:rStyle w:val="fontstyle01"/>
          <w:rFonts w:ascii="Times New Roman" w:hAnsi="Times New Roman" w:cs="Times New Roman" w:hint="default"/>
        </w:rPr>
        <w:t>，统称为</w:t>
      </w:r>
      <w:r w:rsidR="00D23121">
        <w:rPr>
          <w:rStyle w:val="fontstyle01"/>
          <w:rFonts w:ascii="Times New Roman" w:hAnsi="Times New Roman" w:cs="Times New Roman" w:hint="default"/>
        </w:rPr>
        <w:t>“</w:t>
      </w:r>
      <w:r w:rsidR="006D0E00">
        <w:rPr>
          <w:rStyle w:val="fontstyle01"/>
          <w:rFonts w:ascii="Times New Roman" w:hAnsi="Times New Roman" w:cs="Times New Roman" w:hint="default"/>
        </w:rPr>
        <w:t>泛宏基因组学</w:t>
      </w:r>
      <w:r w:rsidR="00D23121">
        <w:rPr>
          <w:rStyle w:val="fontstyle01"/>
          <w:rFonts w:ascii="Times New Roman" w:hAnsi="Times New Roman" w:cs="Times New Roman" w:hint="default"/>
        </w:rPr>
        <w:t>”</w:t>
      </w:r>
      <w:r w:rsidR="006D0E00">
        <w:rPr>
          <w:rStyle w:val="fontstyle01"/>
          <w:rFonts w:ascii="Times New Roman" w:hAnsi="Times New Roman" w:cs="Times New Roman" w:hint="default"/>
        </w:rPr>
        <w:t xml:space="preserve"> (Bulk metagenomics)</w:t>
      </w:r>
      <w:r w:rsidR="00A843CF">
        <w:rPr>
          <w:rStyle w:val="fontstyle01"/>
          <w:rFonts w:ascii="Times New Roman" w:hAnsi="Times New Roman" w:cs="Times New Roman" w:hint="default"/>
        </w:rPr>
        <w:t>，以区分与带功能活性筛选（如功能宏基因组）或仅靶向部分微生物（如</w:t>
      </w:r>
      <w:r w:rsidR="00A843CF">
        <w:rPr>
          <w:rStyle w:val="fontstyle01"/>
          <w:rFonts w:ascii="Times New Roman" w:hAnsi="Times New Roman" w:cs="Times New Roman" w:hint="default"/>
        </w:rPr>
        <w:t>16S</w:t>
      </w:r>
      <w:r w:rsidR="00A843CF">
        <w:rPr>
          <w:rStyle w:val="fontstyle01"/>
          <w:rFonts w:ascii="Times New Roman" w:hAnsi="Times New Roman" w:cs="Times New Roman" w:hint="default"/>
        </w:rPr>
        <w:t>核糖体</w:t>
      </w:r>
      <w:r w:rsidR="00A843CF">
        <w:rPr>
          <w:rStyle w:val="fontstyle01"/>
          <w:rFonts w:ascii="Times New Roman" w:hAnsi="Times New Roman" w:cs="Times New Roman" w:hint="default"/>
        </w:rPr>
        <w:t>RNA</w:t>
      </w:r>
      <w:ins w:id="11" w:author="Liu Yong-Xin" w:date="2020-12-27T21:10:00Z">
        <w:r w:rsidR="00220F7E">
          <w:rPr>
            <w:rStyle w:val="fontstyle01"/>
            <w:rFonts w:ascii="Times New Roman" w:hAnsi="Times New Roman" w:cs="Times New Roman" w:hint="default"/>
          </w:rPr>
          <w:t>基因</w:t>
        </w:r>
      </w:ins>
      <w:r w:rsidR="00A843CF">
        <w:rPr>
          <w:rStyle w:val="fontstyle01"/>
          <w:rFonts w:ascii="Times New Roman" w:hAnsi="Times New Roman" w:cs="Times New Roman" w:hint="default"/>
        </w:rPr>
        <w:t>扩增子测序）的组学</w:t>
      </w:r>
      <w:r w:rsidR="00012B06">
        <w:rPr>
          <w:rStyle w:val="fontstyle01"/>
          <w:rFonts w:ascii="Times New Roman" w:hAnsi="Times New Roman" w:cs="Times New Roman" w:hint="default"/>
        </w:rPr>
        <w:t>策略与</w:t>
      </w:r>
      <w:r w:rsidR="00D23121">
        <w:rPr>
          <w:rStyle w:val="fontstyle01"/>
          <w:rFonts w:ascii="Times New Roman" w:hAnsi="Times New Roman" w:cs="Times New Roman" w:hint="default"/>
        </w:rPr>
        <w:t>方法</w:t>
      </w:r>
      <w:r w:rsidR="006D0E00">
        <w:rPr>
          <w:rStyle w:val="fontstyle01"/>
          <w:rFonts w:ascii="Times New Roman" w:hAnsi="Times New Roman" w:cs="Times New Roman" w:hint="default"/>
        </w:rPr>
        <w:t>。泛宏基因组学</w:t>
      </w:r>
      <w:r w:rsidR="00BB533A">
        <w:rPr>
          <w:rStyle w:val="fontstyle01"/>
          <w:rFonts w:ascii="Times New Roman" w:hAnsi="Times New Roman" w:cs="Times New Roman" w:hint="default"/>
        </w:rPr>
        <w:t>无需</w:t>
      </w:r>
      <w:r w:rsidR="00FF1BCD" w:rsidRPr="00BC4F7E">
        <w:rPr>
          <w:rStyle w:val="fontstyle01"/>
          <w:rFonts w:ascii="Times New Roman" w:hAnsi="Times New Roman" w:cs="Times New Roman" w:hint="default"/>
        </w:rPr>
        <w:t>对</w:t>
      </w:r>
      <w:r w:rsidR="00BB533A">
        <w:rPr>
          <w:rStyle w:val="fontstyle01"/>
          <w:rFonts w:ascii="Times New Roman" w:hAnsi="Times New Roman" w:cs="Times New Roman" w:hint="default"/>
        </w:rPr>
        <w:t>环境</w:t>
      </w:r>
      <w:r w:rsidR="00FF1BCD" w:rsidRPr="00BC4F7E">
        <w:rPr>
          <w:rStyle w:val="fontstyle01"/>
          <w:rFonts w:ascii="Times New Roman" w:hAnsi="Times New Roman" w:cs="Times New Roman" w:hint="default"/>
        </w:rPr>
        <w:t>DNA</w:t>
      </w:r>
      <w:r w:rsidR="00FF1BCD" w:rsidRPr="00BC4F7E">
        <w:rPr>
          <w:rStyle w:val="fontstyle01"/>
          <w:rFonts w:ascii="Times New Roman" w:hAnsi="Times New Roman" w:cs="Times New Roman" w:hint="default"/>
        </w:rPr>
        <w:t>样品</w:t>
      </w:r>
      <w:r w:rsidR="0073458A" w:rsidRPr="00BC4F7E">
        <w:rPr>
          <w:rStyle w:val="fontstyle01"/>
          <w:rFonts w:ascii="Times New Roman" w:hAnsi="Times New Roman" w:cs="Times New Roman" w:hint="default"/>
        </w:rPr>
        <w:t>进行</w:t>
      </w:r>
      <w:r w:rsidR="0073458A" w:rsidRPr="00BC4F7E">
        <w:rPr>
          <w:rStyle w:val="fontstyle01"/>
          <w:rFonts w:ascii="Times New Roman" w:hAnsi="Times New Roman" w:cs="Times New Roman" w:hint="default"/>
        </w:rPr>
        <w:t>PCR</w:t>
      </w:r>
      <w:r w:rsidR="0073458A" w:rsidRPr="00BC4F7E">
        <w:rPr>
          <w:rStyle w:val="fontstyle01"/>
          <w:rFonts w:ascii="Times New Roman" w:hAnsi="Times New Roman" w:cs="Times New Roman" w:hint="default"/>
        </w:rPr>
        <w:t>扩增，</w:t>
      </w:r>
      <w:r w:rsidR="00BB533A">
        <w:rPr>
          <w:rStyle w:val="fontstyle01"/>
          <w:rFonts w:ascii="Times New Roman" w:hAnsi="Times New Roman" w:cs="Times New Roman" w:hint="default"/>
        </w:rPr>
        <w:t>有效</w:t>
      </w:r>
      <w:r w:rsidR="00FF1BCD" w:rsidRPr="00BC4F7E">
        <w:rPr>
          <w:rStyle w:val="fontstyle01"/>
          <w:rFonts w:ascii="Times New Roman" w:hAnsi="Times New Roman" w:cs="Times New Roman" w:hint="default"/>
        </w:rPr>
        <w:t>避免了</w:t>
      </w:r>
      <w:r w:rsidR="00BB533A">
        <w:rPr>
          <w:rStyle w:val="fontstyle01"/>
          <w:rFonts w:ascii="Times New Roman" w:hAnsi="Times New Roman" w:cs="Times New Roman" w:hint="default"/>
        </w:rPr>
        <w:t>引物设计与扩增偏好性问题</w:t>
      </w:r>
      <w:r w:rsidR="00FF1BCD" w:rsidRPr="00BC4F7E">
        <w:rPr>
          <w:rStyle w:val="fontstyle01"/>
          <w:rFonts w:ascii="Times New Roman" w:hAnsi="Times New Roman" w:cs="Times New Roman" w:hint="default"/>
        </w:rPr>
        <w:t>对</w:t>
      </w:r>
      <w:r w:rsidR="0073458A" w:rsidRPr="00BC4F7E">
        <w:rPr>
          <w:rStyle w:val="fontstyle01"/>
          <w:rFonts w:ascii="Times New Roman" w:hAnsi="Times New Roman" w:cs="Times New Roman" w:hint="default"/>
        </w:rPr>
        <w:t>测序结果</w:t>
      </w:r>
      <w:r w:rsidR="00FF1BCD" w:rsidRPr="00BC4F7E">
        <w:rPr>
          <w:rStyle w:val="fontstyle01"/>
          <w:rFonts w:ascii="Times New Roman" w:hAnsi="Times New Roman" w:cs="Times New Roman" w:hint="default"/>
        </w:rPr>
        <w:t>的干扰</w:t>
      </w:r>
      <w:r w:rsidR="00BB533A">
        <w:rPr>
          <w:rStyle w:val="fontstyle01"/>
          <w:rFonts w:ascii="Times New Roman" w:hAnsi="Times New Roman" w:cs="Times New Roman" w:hint="default"/>
        </w:rPr>
        <w:t>，</w:t>
      </w:r>
      <w:r w:rsidR="00FF1BCD" w:rsidRPr="00BC4F7E">
        <w:rPr>
          <w:rStyle w:val="fontstyle01"/>
          <w:rFonts w:ascii="Times New Roman" w:hAnsi="Times New Roman" w:cs="Times New Roman" w:hint="default"/>
        </w:rPr>
        <w:t>更能真实的</w:t>
      </w:r>
      <w:r w:rsidR="00076536">
        <w:rPr>
          <w:rStyle w:val="fontstyle01"/>
          <w:rFonts w:ascii="Times New Roman" w:hAnsi="Times New Roman" w:cs="Times New Roman" w:hint="default"/>
        </w:rPr>
        <w:t>定性与定量研究</w:t>
      </w:r>
      <w:r w:rsidR="00FF1BCD" w:rsidRPr="00BC4F7E">
        <w:rPr>
          <w:rStyle w:val="fontstyle01"/>
          <w:rFonts w:ascii="Times New Roman" w:hAnsi="Times New Roman" w:cs="Times New Roman" w:hint="default"/>
        </w:rPr>
        <w:t>微生物</w:t>
      </w:r>
      <w:r w:rsidR="00076536">
        <w:rPr>
          <w:rStyle w:val="fontstyle01"/>
          <w:rFonts w:ascii="Times New Roman" w:hAnsi="Times New Roman" w:cs="Times New Roman" w:hint="default"/>
        </w:rPr>
        <w:t>组</w:t>
      </w:r>
      <w:r w:rsidR="009F7B94" w:rsidRPr="00BC4F7E">
        <w:rPr>
          <w:rStyle w:val="fontstyle01"/>
          <w:rFonts w:ascii="Times New Roman" w:hAnsi="Times New Roman" w:cs="Times New Roman" w:hint="default"/>
        </w:rPr>
        <w:t>的</w:t>
      </w:r>
      <w:r w:rsidR="00BB533A">
        <w:rPr>
          <w:rStyle w:val="fontstyle01"/>
          <w:rFonts w:ascii="Times New Roman" w:hAnsi="Times New Roman" w:cs="Times New Roman" w:hint="default"/>
        </w:rPr>
        <w:t>原位多样性</w:t>
      </w:r>
      <w:r w:rsidR="006D0E00">
        <w:rPr>
          <w:rStyle w:val="fontstyle01"/>
          <w:rFonts w:ascii="Times New Roman" w:hAnsi="Times New Roman" w:cs="Times New Roman" w:hint="default"/>
        </w:rPr>
        <w:t>与组成丰度的</w:t>
      </w:r>
      <w:r w:rsidR="009F7B94" w:rsidRPr="00BC4F7E">
        <w:rPr>
          <w:rStyle w:val="fontstyle01"/>
          <w:rFonts w:ascii="Times New Roman" w:hAnsi="Times New Roman" w:cs="Times New Roman" w:hint="default"/>
        </w:rPr>
        <w:t>信息。</w:t>
      </w:r>
      <w:r w:rsidR="00E65F36">
        <w:rPr>
          <w:rStyle w:val="fontstyle01"/>
          <w:rFonts w:ascii="Times New Roman" w:hAnsi="Times New Roman" w:cs="Times New Roman" w:hint="default"/>
        </w:rPr>
        <w:t xml:space="preserve"> </w:t>
      </w:r>
    </w:p>
    <w:p w14:paraId="5C380CB0" w14:textId="6E9AD8ED" w:rsidR="002A1CA3" w:rsidRPr="00BC4F7E" w:rsidRDefault="00076536" w:rsidP="009B6CF1">
      <w:pPr>
        <w:spacing w:before="240" w:after="120"/>
        <w:ind w:firstLineChars="200" w:firstLine="480"/>
        <w:rPr>
          <w:rStyle w:val="fontstyle01"/>
          <w:rFonts w:ascii="Times New Roman" w:hAnsi="Times New Roman" w:cs="Times New Roman" w:hint="default"/>
        </w:rPr>
      </w:pPr>
      <w:r>
        <w:rPr>
          <w:rStyle w:val="fontstyle01"/>
          <w:rFonts w:ascii="Times New Roman" w:hAnsi="Times New Roman" w:cs="Times New Roman" w:hint="default"/>
        </w:rPr>
        <w:t>简言之</w:t>
      </w:r>
      <w:r w:rsidR="00274BDC">
        <w:rPr>
          <w:rStyle w:val="fontstyle01"/>
          <w:rFonts w:ascii="Times New Roman" w:hAnsi="Times New Roman" w:cs="Times New Roman" w:hint="default"/>
        </w:rPr>
        <w:t>，宏基因组学</w:t>
      </w:r>
      <w:r>
        <w:rPr>
          <w:rStyle w:val="fontstyle01"/>
          <w:rFonts w:ascii="Times New Roman" w:hAnsi="Times New Roman" w:cs="Times New Roman" w:hint="default"/>
        </w:rPr>
        <w:t>突破了</w:t>
      </w:r>
      <w:r w:rsidR="005267CC" w:rsidRPr="009B6CF1">
        <w:rPr>
          <w:rStyle w:val="fontstyle01"/>
          <w:rFonts w:ascii="Times New Roman" w:hAnsi="Times New Roman" w:cs="Times New Roman" w:hint="default"/>
        </w:rPr>
        <w:t>环境微生物</w:t>
      </w:r>
      <w:r>
        <w:rPr>
          <w:rStyle w:val="fontstyle01"/>
          <w:rFonts w:ascii="Times New Roman" w:hAnsi="Times New Roman" w:cs="Times New Roman" w:hint="default"/>
        </w:rPr>
        <w:t>难</w:t>
      </w:r>
      <w:r w:rsidR="005267CC" w:rsidRPr="009B6CF1">
        <w:rPr>
          <w:rStyle w:val="fontstyle01"/>
          <w:rFonts w:ascii="Times New Roman" w:hAnsi="Times New Roman" w:cs="Times New Roman" w:hint="default"/>
        </w:rPr>
        <w:t>培养的研究瓶颈，打开了微生物界物种和基因多样性的知识与资源宝库，</w:t>
      </w:r>
      <w:r w:rsidR="00A047CA">
        <w:rPr>
          <w:rStyle w:val="fontstyle01"/>
          <w:rFonts w:ascii="Times New Roman" w:hAnsi="Times New Roman" w:cs="Times New Roman" w:hint="default"/>
        </w:rPr>
        <w:t>促进了</w:t>
      </w:r>
      <w:r w:rsidR="00DF0D70">
        <w:rPr>
          <w:rStyle w:val="fontstyle01"/>
          <w:rFonts w:ascii="Times New Roman" w:hAnsi="Times New Roman" w:cs="Times New Roman" w:hint="default"/>
        </w:rPr>
        <w:t>包括</w:t>
      </w:r>
      <w:r w:rsidR="005267CC" w:rsidRPr="009B6CF1">
        <w:rPr>
          <w:rStyle w:val="fontstyle01"/>
          <w:rFonts w:ascii="Times New Roman" w:hAnsi="Times New Roman" w:cs="Times New Roman" w:hint="default"/>
        </w:rPr>
        <w:t>新物种、</w:t>
      </w:r>
      <w:r w:rsidR="00A047CA">
        <w:rPr>
          <w:rStyle w:val="fontstyle01"/>
          <w:rFonts w:ascii="Times New Roman" w:hAnsi="Times New Roman" w:cs="Times New Roman" w:hint="default"/>
        </w:rPr>
        <w:t>新酶基因（</w:t>
      </w:r>
      <w:r w:rsidR="00A047CA" w:rsidRPr="00117A7C">
        <w:rPr>
          <w:rStyle w:val="fontstyle01"/>
          <w:rFonts w:ascii="Times New Roman" w:hAnsi="Times New Roman" w:cs="Times New Roman" w:hint="default"/>
        </w:rPr>
        <w:t>如</w:t>
      </w:r>
      <w:r w:rsidR="00A047CA" w:rsidRPr="00117A7C">
        <w:rPr>
          <w:rStyle w:val="fontstyle01"/>
          <w:rFonts w:ascii="Times New Roman" w:hAnsi="Times New Roman" w:cs="Times New Roman" w:hint="default"/>
        </w:rPr>
        <w:t>CRISPR-Cas</w:t>
      </w:r>
      <w:r w:rsidR="00A047CA">
        <w:rPr>
          <w:rStyle w:val="fontstyle01"/>
          <w:rFonts w:ascii="Times New Roman" w:hAnsi="Times New Roman" w:cs="Times New Roman" w:hint="default"/>
        </w:rPr>
        <w:t>核酸酶）</w:t>
      </w:r>
      <w:r w:rsidR="005267CC" w:rsidRPr="009B6CF1">
        <w:rPr>
          <w:rStyle w:val="fontstyle01"/>
          <w:rFonts w:ascii="Times New Roman" w:hAnsi="Times New Roman" w:cs="Times New Roman" w:hint="default"/>
        </w:rPr>
        <w:t>、</w:t>
      </w:r>
      <w:r w:rsidR="00A047CA">
        <w:rPr>
          <w:rStyle w:val="fontstyle01"/>
          <w:rFonts w:ascii="Times New Roman" w:hAnsi="Times New Roman" w:cs="Times New Roman" w:hint="default"/>
        </w:rPr>
        <w:t>新功能</w:t>
      </w:r>
      <w:r w:rsidR="00DF0D70">
        <w:rPr>
          <w:rStyle w:val="fontstyle01"/>
          <w:rFonts w:ascii="Times New Roman" w:hAnsi="Times New Roman" w:cs="Times New Roman" w:hint="default"/>
        </w:rPr>
        <w:t>代谢过程（如完全氨氧化）与</w:t>
      </w:r>
      <w:r w:rsidR="00A047CA">
        <w:rPr>
          <w:rStyle w:val="fontstyle01"/>
          <w:rFonts w:ascii="Times New Roman" w:hAnsi="Times New Roman" w:cs="Times New Roman" w:hint="default"/>
        </w:rPr>
        <w:t>新活性物质</w:t>
      </w:r>
      <w:r w:rsidR="005267CC" w:rsidRPr="009B6CF1">
        <w:rPr>
          <w:rStyle w:val="fontstyle01"/>
          <w:rFonts w:ascii="Times New Roman" w:hAnsi="Times New Roman" w:cs="Times New Roman" w:hint="default"/>
        </w:rPr>
        <w:t>（如抗生素）</w:t>
      </w:r>
      <w:r w:rsidR="00A047CA">
        <w:rPr>
          <w:rStyle w:val="fontstyle01"/>
          <w:rFonts w:ascii="Times New Roman" w:hAnsi="Times New Roman" w:cs="Times New Roman" w:hint="default"/>
        </w:rPr>
        <w:t>的发现</w:t>
      </w:r>
      <w:r w:rsidR="005267CC" w:rsidRPr="009B6CF1">
        <w:rPr>
          <w:rStyle w:val="fontstyle01"/>
          <w:rFonts w:ascii="Times New Roman" w:hAnsi="Times New Roman" w:cs="Times New Roman" w:hint="default"/>
        </w:rPr>
        <w:t>。</w:t>
      </w:r>
      <w:r w:rsidR="0008189C">
        <w:rPr>
          <w:rStyle w:val="fontstyle01"/>
          <w:rFonts w:ascii="Times New Roman" w:hAnsi="Times New Roman" w:cs="Times New Roman" w:hint="default"/>
        </w:rPr>
        <w:t>此外</w:t>
      </w:r>
      <w:r w:rsidR="005267CC" w:rsidRPr="009B6CF1">
        <w:rPr>
          <w:rStyle w:val="fontstyle01"/>
          <w:rFonts w:ascii="Times New Roman" w:hAnsi="Times New Roman" w:cs="Times New Roman" w:hint="default"/>
        </w:rPr>
        <w:t>，</w:t>
      </w:r>
      <w:r>
        <w:rPr>
          <w:rStyle w:val="fontstyle01"/>
          <w:rFonts w:ascii="Times New Roman" w:hAnsi="Times New Roman" w:cs="Times New Roman" w:hint="default"/>
        </w:rPr>
        <w:t>针对</w:t>
      </w:r>
      <w:r w:rsidR="00C50D96">
        <w:rPr>
          <w:rStyle w:val="fontstyle01"/>
          <w:rFonts w:ascii="Times New Roman" w:hAnsi="Times New Roman" w:cs="Times New Roman" w:hint="default"/>
        </w:rPr>
        <w:t>自然或工程</w:t>
      </w:r>
      <w:r w:rsidR="005267CC" w:rsidRPr="009B6CF1">
        <w:rPr>
          <w:rStyle w:val="fontstyle01"/>
          <w:rFonts w:ascii="Times New Roman" w:hAnsi="Times New Roman" w:cs="Times New Roman" w:hint="default"/>
        </w:rPr>
        <w:t>生态系统的大规模</w:t>
      </w:r>
      <w:r w:rsidR="0008189C">
        <w:rPr>
          <w:rStyle w:val="fontstyle01"/>
          <w:rFonts w:ascii="Times New Roman" w:hAnsi="Times New Roman" w:cs="Times New Roman" w:hint="default"/>
        </w:rPr>
        <w:t>时间与空间</w:t>
      </w:r>
      <w:r w:rsidR="005267CC" w:rsidRPr="009B6CF1">
        <w:rPr>
          <w:rStyle w:val="fontstyle01"/>
          <w:rFonts w:ascii="Times New Roman" w:hAnsi="Times New Roman" w:cs="Times New Roman" w:hint="default"/>
        </w:rPr>
        <w:t>尺度宏基因组学研究</w:t>
      </w:r>
      <w:r w:rsidR="00C50D96">
        <w:rPr>
          <w:rStyle w:val="fontstyle01"/>
          <w:rFonts w:ascii="Times New Roman" w:hAnsi="Times New Roman" w:cs="Times New Roman" w:hint="default"/>
        </w:rPr>
        <w:t>有助于</w:t>
      </w:r>
      <w:r w:rsidR="0008189C">
        <w:rPr>
          <w:rStyle w:val="fontstyle01"/>
          <w:rFonts w:ascii="Times New Roman" w:hAnsi="Times New Roman" w:cs="Times New Roman" w:hint="default"/>
        </w:rPr>
        <w:t>探明</w:t>
      </w:r>
      <w:r w:rsidR="005267CC" w:rsidRPr="009B6CF1">
        <w:rPr>
          <w:rStyle w:val="fontstyle01"/>
          <w:rFonts w:ascii="Times New Roman" w:hAnsi="Times New Roman" w:cs="Times New Roman" w:hint="default"/>
        </w:rPr>
        <w:t>微生物之间及微生物与环境之间的复杂相互作用，</w:t>
      </w:r>
      <w:r w:rsidR="00C50D96">
        <w:rPr>
          <w:rStyle w:val="fontstyle01"/>
          <w:rFonts w:ascii="Times New Roman" w:hAnsi="Times New Roman" w:cs="Times New Roman" w:hint="default"/>
        </w:rPr>
        <w:t>进而阐释</w:t>
      </w:r>
      <w:r w:rsidR="005267CC" w:rsidRPr="009B6CF1">
        <w:rPr>
          <w:rStyle w:val="fontstyle01"/>
          <w:rFonts w:ascii="Times New Roman" w:hAnsi="Times New Roman" w:cs="Times New Roman" w:hint="default"/>
        </w:rPr>
        <w:t>群落构建机制</w:t>
      </w:r>
      <w:r w:rsidR="00C50D96">
        <w:rPr>
          <w:rStyle w:val="fontstyle01"/>
          <w:rFonts w:ascii="Times New Roman" w:hAnsi="Times New Roman" w:cs="Times New Roman" w:hint="default"/>
        </w:rPr>
        <w:t>，</w:t>
      </w:r>
      <w:r w:rsidR="005267CC" w:rsidRPr="009B6CF1">
        <w:rPr>
          <w:rStyle w:val="fontstyle01"/>
          <w:rFonts w:ascii="Times New Roman" w:hAnsi="Times New Roman" w:cs="Times New Roman" w:hint="default"/>
        </w:rPr>
        <w:t>完善</w:t>
      </w:r>
      <w:r w:rsidR="00C50D96">
        <w:rPr>
          <w:rStyle w:val="fontstyle01"/>
          <w:rFonts w:ascii="Times New Roman" w:hAnsi="Times New Roman" w:cs="Times New Roman" w:hint="default"/>
        </w:rPr>
        <w:t>群落</w:t>
      </w:r>
      <w:r w:rsidR="005267CC" w:rsidRPr="009B6CF1">
        <w:rPr>
          <w:rStyle w:val="fontstyle01"/>
          <w:rFonts w:ascii="Times New Roman" w:hAnsi="Times New Roman" w:cs="Times New Roman" w:hint="default"/>
        </w:rPr>
        <w:t>生态学理论</w:t>
      </w:r>
      <w:r w:rsidR="00C50D96">
        <w:rPr>
          <w:rStyle w:val="fontstyle01"/>
          <w:rFonts w:ascii="Times New Roman" w:hAnsi="Times New Roman" w:cs="Times New Roman" w:hint="default"/>
        </w:rPr>
        <w:fldChar w:fldCharType="begin">
          <w:fldData xml:space="preserve">PEVuZE5vdGU+PENpdGU+PEF1dGhvcj7pnqDls7A8L0F1dGhvcj48WWVhcj4yMDE5PC9ZZWFyPjxS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</w:fldData>
        </w:fldChar>
      </w:r>
      <w:r w:rsidR="00E56C5B">
        <w:rPr>
          <w:rStyle w:val="fontstyle01"/>
          <w:rFonts w:ascii="Times New Roman" w:hAnsi="Times New Roman" w:cs="Times New Roman" w:hint="default"/>
        </w:rPr>
        <w:instrText xml:space="preserve"> ADDIN EN.CITE </w:instrText>
      </w:r>
      <w:r w:rsidR="00E56C5B">
        <w:rPr>
          <w:rStyle w:val="fontstyle01"/>
          <w:rFonts w:ascii="Times New Roman" w:hAnsi="Times New Roman" w:cs="Times New Roman" w:hint="default"/>
        </w:rPr>
        <w:fldChar w:fldCharType="begin">
          <w:fldData xml:space="preserve">PEVuZE5vdGU+PENpdGU+PEF1dGhvcj7pnqDls7A8L0F1dGhvcj48WWVhcj4yMDE5PC9ZZWFyPjxS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</w:fldData>
        </w:fldChar>
      </w:r>
      <w:r w:rsidR="00E56C5B">
        <w:rPr>
          <w:rStyle w:val="fontstyle01"/>
          <w:rFonts w:ascii="Times New Roman" w:hAnsi="Times New Roman" w:cs="Times New Roman" w:hint="default"/>
        </w:rPr>
        <w:instrText xml:space="preserve"> ADDIN EN.CITE.DATA </w:instrText>
      </w:r>
      <w:r w:rsidR="00E56C5B">
        <w:rPr>
          <w:rStyle w:val="fontstyle01"/>
          <w:rFonts w:ascii="Times New Roman" w:hAnsi="Times New Roman" w:cs="Times New Roman" w:hint="default"/>
        </w:rPr>
      </w:r>
      <w:r w:rsidR="00E56C5B">
        <w:rPr>
          <w:rStyle w:val="fontstyle01"/>
          <w:rFonts w:ascii="Times New Roman" w:hAnsi="Times New Roman" w:cs="Times New Roman" w:hint="default"/>
        </w:rPr>
        <w:fldChar w:fldCharType="end"/>
      </w:r>
      <w:r w:rsidR="00C50D96">
        <w:rPr>
          <w:rStyle w:val="fontstyle01"/>
          <w:rFonts w:ascii="Times New Roman" w:hAnsi="Times New Roman" w:cs="Times New Roman" w:hint="default"/>
        </w:rPr>
      </w:r>
      <w:r w:rsidR="00C50D96">
        <w:rPr>
          <w:rStyle w:val="fontstyle01"/>
          <w:rFonts w:ascii="Times New Roman" w:hAnsi="Times New Roman" w:cs="Times New Roman" w:hint="default"/>
        </w:rPr>
        <w:fldChar w:fldCharType="separate"/>
      </w:r>
      <w:r w:rsidR="00E56C5B" w:rsidRPr="00E56C5B">
        <w:rPr>
          <w:rStyle w:val="fontstyle01"/>
          <w:rFonts w:ascii="Times New Roman" w:hAnsi="Times New Roman" w:cs="Times New Roman" w:hint="default"/>
          <w:noProof/>
          <w:vertAlign w:val="superscript"/>
        </w:rPr>
        <w:t>4-8</w:t>
      </w:r>
      <w:r w:rsidR="00C50D96">
        <w:rPr>
          <w:rStyle w:val="fontstyle01"/>
          <w:rFonts w:ascii="Times New Roman" w:hAnsi="Times New Roman" w:cs="Times New Roman" w:hint="default"/>
        </w:rPr>
        <w:fldChar w:fldCharType="end"/>
      </w:r>
      <w:r w:rsidR="00274BDC">
        <w:rPr>
          <w:rStyle w:val="fontstyle01"/>
          <w:rFonts w:ascii="Times New Roman" w:hAnsi="Times New Roman" w:cs="Times New Roman" w:hint="default"/>
        </w:rPr>
        <w:t>。</w:t>
      </w:r>
      <w:r w:rsidR="00C50D96">
        <w:rPr>
          <w:rStyle w:val="fontstyle01"/>
          <w:rFonts w:ascii="Times New Roman" w:hAnsi="Times New Roman" w:cs="Times New Roman" w:hint="default"/>
        </w:rPr>
        <w:t>过去</w:t>
      </w:r>
      <w:r w:rsidR="00C50D96">
        <w:rPr>
          <w:rStyle w:val="fontstyle01"/>
          <w:rFonts w:ascii="Times New Roman" w:hAnsi="Times New Roman" w:cs="Times New Roman" w:hint="default"/>
        </w:rPr>
        <w:t>10</w:t>
      </w:r>
      <w:r w:rsidR="00C50D96">
        <w:rPr>
          <w:rStyle w:val="fontstyle01"/>
          <w:rFonts w:ascii="Times New Roman" w:hAnsi="Times New Roman" w:cs="Times New Roman" w:hint="default"/>
        </w:rPr>
        <w:t>年基于高通量测序的</w:t>
      </w:r>
      <w:r w:rsidR="00B0567D">
        <w:rPr>
          <w:rStyle w:val="fontstyle01"/>
          <w:rFonts w:ascii="Times New Roman" w:hAnsi="Times New Roman" w:cs="Times New Roman" w:hint="default"/>
        </w:rPr>
        <w:t>宏基因组</w:t>
      </w:r>
      <w:r w:rsidR="00C50D96">
        <w:rPr>
          <w:rStyle w:val="fontstyle01"/>
          <w:rFonts w:ascii="Times New Roman" w:hAnsi="Times New Roman" w:cs="Times New Roman" w:hint="default"/>
        </w:rPr>
        <w:t>学技术被广泛应用于生物学与环境科学领域的前沿交叉学科</w:t>
      </w:r>
      <w:r w:rsidR="00F5295E" w:rsidRPr="00BC4F7E">
        <w:rPr>
          <w:rStyle w:val="fontstyle01"/>
          <w:rFonts w:ascii="Times New Roman" w:hAnsi="Times New Roman" w:cs="Times New Roman" w:hint="default"/>
        </w:rPr>
        <w:t>研究</w:t>
      </w:r>
      <w:r w:rsidR="00C50D96">
        <w:rPr>
          <w:rStyle w:val="fontstyle01"/>
          <w:rFonts w:ascii="Times New Roman" w:hAnsi="Times New Roman" w:cs="Times New Roman" w:hint="default"/>
        </w:rPr>
        <w:t>，衍生了一系列</w:t>
      </w:r>
      <w:r w:rsidR="00F5295E" w:rsidRPr="00BC4F7E">
        <w:rPr>
          <w:rStyle w:val="fontstyle01"/>
          <w:rFonts w:ascii="Times New Roman" w:hAnsi="Times New Roman" w:cs="Times New Roman" w:hint="default"/>
        </w:rPr>
        <w:t>新发现</w:t>
      </w:r>
      <w:r w:rsidR="00C50D96">
        <w:rPr>
          <w:rStyle w:val="fontstyle01"/>
          <w:rFonts w:ascii="Times New Roman" w:hAnsi="Times New Roman" w:cs="Times New Roman" w:hint="default"/>
        </w:rPr>
        <w:t>与重大成果；其中，部分代表性的研究成果</w:t>
      </w:r>
      <w:r w:rsidR="00F5295E" w:rsidRPr="00BC4F7E">
        <w:rPr>
          <w:rStyle w:val="fontstyle01"/>
          <w:rFonts w:ascii="Times New Roman" w:hAnsi="Times New Roman" w:cs="Times New Roman" w:hint="default"/>
        </w:rPr>
        <w:t>可</w:t>
      </w:r>
      <w:r w:rsidR="00C50D96">
        <w:rPr>
          <w:rStyle w:val="fontstyle01"/>
          <w:rFonts w:ascii="Times New Roman" w:hAnsi="Times New Roman" w:cs="Times New Roman" w:hint="default"/>
        </w:rPr>
        <w:t>归纳为</w:t>
      </w:r>
      <w:r w:rsidR="00F5295E" w:rsidRPr="00BC4F7E">
        <w:rPr>
          <w:rStyle w:val="fontstyle01"/>
          <w:rFonts w:ascii="Times New Roman" w:hAnsi="Times New Roman" w:cs="Times New Roman" w:hint="default"/>
        </w:rPr>
        <w:t>以下</w:t>
      </w:r>
      <w:r w:rsidR="00C50D96">
        <w:rPr>
          <w:rStyle w:val="fontstyle01"/>
          <w:rFonts w:ascii="Times New Roman" w:hAnsi="Times New Roman" w:cs="Times New Roman" w:hint="default"/>
        </w:rPr>
        <w:t>五</w:t>
      </w:r>
      <w:r w:rsidR="00F5295E" w:rsidRPr="00BC4F7E">
        <w:rPr>
          <w:rStyle w:val="fontstyle01"/>
          <w:rFonts w:ascii="Times New Roman" w:hAnsi="Times New Roman" w:cs="Times New Roman" w:hint="default"/>
        </w:rPr>
        <w:t>类：</w:t>
      </w:r>
      <w:r w:rsidR="00334025">
        <w:rPr>
          <w:rStyle w:val="fontstyle01"/>
          <w:rFonts w:ascii="Times New Roman" w:hAnsi="Times New Roman" w:cs="Times New Roman" w:hint="default"/>
        </w:rPr>
        <w:t>1</w:t>
      </w:r>
      <w:r w:rsidR="00334025">
        <w:rPr>
          <w:rStyle w:val="fontstyle01"/>
          <w:rFonts w:ascii="Times New Roman" w:hAnsi="Times New Roman" w:cs="Times New Roman" w:hint="default"/>
        </w:rPr>
        <w:t>）</w:t>
      </w:r>
      <w:r w:rsidR="00F5295E" w:rsidRPr="00BC4F7E">
        <w:rPr>
          <w:rStyle w:val="fontstyle01"/>
          <w:rFonts w:ascii="Times New Roman" w:hAnsi="Times New Roman" w:cs="Times New Roman" w:hint="default"/>
        </w:rPr>
        <w:t>新微生物物种的发现</w:t>
      </w:r>
      <w:r w:rsidR="00334025">
        <w:rPr>
          <w:rStyle w:val="fontstyle01"/>
          <w:rFonts w:ascii="Times New Roman" w:hAnsi="Times New Roman" w:cs="Times New Roman" w:hint="default"/>
        </w:rPr>
        <w:t>；</w:t>
      </w:r>
      <w:r w:rsidR="00334025">
        <w:rPr>
          <w:rStyle w:val="fontstyle01"/>
          <w:rFonts w:ascii="Times New Roman" w:hAnsi="Times New Roman" w:cs="Times New Roman" w:hint="default"/>
        </w:rPr>
        <w:t>2</w:t>
      </w:r>
      <w:r w:rsidR="00334025">
        <w:rPr>
          <w:rStyle w:val="fontstyle01"/>
          <w:rFonts w:ascii="Times New Roman" w:hAnsi="Times New Roman" w:cs="Times New Roman" w:hint="default"/>
        </w:rPr>
        <w:t>）</w:t>
      </w:r>
      <w:r w:rsidR="00F5295E" w:rsidRPr="00BC4F7E">
        <w:rPr>
          <w:rStyle w:val="fontstyle01"/>
          <w:rFonts w:ascii="Times New Roman" w:hAnsi="Times New Roman" w:cs="Times New Roman" w:hint="default"/>
        </w:rPr>
        <w:t>新</w:t>
      </w:r>
      <w:r w:rsidR="00A24311">
        <w:rPr>
          <w:rStyle w:val="fontstyle01"/>
          <w:rFonts w:ascii="Times New Roman" w:hAnsi="Times New Roman" w:cs="Times New Roman" w:hint="default"/>
        </w:rPr>
        <w:t>酶</w:t>
      </w:r>
      <w:r w:rsidR="00F5295E" w:rsidRPr="00BC4F7E">
        <w:rPr>
          <w:rStyle w:val="fontstyle01"/>
          <w:rFonts w:ascii="Times New Roman" w:hAnsi="Times New Roman" w:cs="Times New Roman" w:hint="default"/>
        </w:rPr>
        <w:t>基因</w:t>
      </w:r>
      <w:r w:rsidR="00C50D96">
        <w:rPr>
          <w:rStyle w:val="fontstyle01"/>
          <w:rFonts w:ascii="Times New Roman" w:hAnsi="Times New Roman" w:cs="Times New Roman" w:hint="default"/>
        </w:rPr>
        <w:t>（</w:t>
      </w:r>
      <w:r w:rsidR="00F5295E" w:rsidRPr="00BC4F7E">
        <w:rPr>
          <w:rStyle w:val="fontstyle01"/>
          <w:rFonts w:ascii="Times New Roman" w:hAnsi="Times New Roman" w:cs="Times New Roman" w:hint="default"/>
        </w:rPr>
        <w:t>簇</w:t>
      </w:r>
      <w:r w:rsidR="00C50D96">
        <w:rPr>
          <w:rStyle w:val="fontstyle01"/>
          <w:rFonts w:ascii="Times New Roman" w:hAnsi="Times New Roman" w:cs="Times New Roman" w:hint="default"/>
        </w:rPr>
        <w:t>）</w:t>
      </w:r>
      <w:r w:rsidR="00A24311">
        <w:rPr>
          <w:rStyle w:val="fontstyle01"/>
          <w:rFonts w:ascii="Times New Roman" w:hAnsi="Times New Roman" w:cs="Times New Roman" w:hint="default"/>
        </w:rPr>
        <w:t>及功能</w:t>
      </w:r>
      <w:r w:rsidR="00F5295E" w:rsidRPr="00BC4F7E">
        <w:rPr>
          <w:rStyle w:val="fontstyle01"/>
          <w:rFonts w:ascii="Times New Roman" w:hAnsi="Times New Roman" w:cs="Times New Roman" w:hint="default"/>
        </w:rPr>
        <w:t>的发现</w:t>
      </w:r>
      <w:r w:rsidR="00334025">
        <w:rPr>
          <w:rStyle w:val="fontstyle01"/>
          <w:rFonts w:ascii="Times New Roman" w:hAnsi="Times New Roman" w:cs="Times New Roman" w:hint="default"/>
        </w:rPr>
        <w:t>；</w:t>
      </w:r>
      <w:r w:rsidR="00334025">
        <w:rPr>
          <w:rStyle w:val="fontstyle01"/>
          <w:rFonts w:ascii="Times New Roman" w:hAnsi="Times New Roman" w:cs="Times New Roman" w:hint="default"/>
        </w:rPr>
        <w:t>3</w:t>
      </w:r>
      <w:r w:rsidR="00334025">
        <w:rPr>
          <w:rStyle w:val="fontstyle01"/>
          <w:rFonts w:ascii="Times New Roman" w:hAnsi="Times New Roman" w:cs="Times New Roman" w:hint="default"/>
        </w:rPr>
        <w:t>）</w:t>
      </w:r>
      <w:r w:rsidR="00F5295E" w:rsidRPr="00BC4F7E">
        <w:rPr>
          <w:rStyle w:val="fontstyle01"/>
          <w:rFonts w:ascii="Times New Roman" w:hAnsi="Times New Roman" w:cs="Times New Roman" w:hint="default"/>
        </w:rPr>
        <w:t>新物质代谢途径的发现；</w:t>
      </w:r>
      <w:r w:rsidR="00334025">
        <w:rPr>
          <w:rStyle w:val="fontstyle01"/>
          <w:rFonts w:ascii="Times New Roman" w:hAnsi="Times New Roman" w:cs="Times New Roman" w:hint="default"/>
        </w:rPr>
        <w:t>4</w:t>
      </w:r>
      <w:r w:rsidR="00334025">
        <w:rPr>
          <w:rStyle w:val="fontstyle01"/>
          <w:rFonts w:ascii="Times New Roman" w:hAnsi="Times New Roman" w:cs="Times New Roman" w:hint="default"/>
        </w:rPr>
        <w:t>）</w:t>
      </w:r>
      <w:r w:rsidR="00F5295E" w:rsidRPr="00BC4F7E">
        <w:rPr>
          <w:rStyle w:val="fontstyle01"/>
          <w:rFonts w:ascii="Times New Roman" w:hAnsi="Times New Roman" w:cs="Times New Roman" w:hint="default"/>
        </w:rPr>
        <w:t>微生物</w:t>
      </w:r>
      <w:r w:rsidR="00334025">
        <w:rPr>
          <w:rStyle w:val="fontstyle01"/>
          <w:rFonts w:ascii="Times New Roman" w:hAnsi="Times New Roman" w:cs="Times New Roman" w:hint="default"/>
        </w:rPr>
        <w:t>组</w:t>
      </w:r>
      <w:r w:rsidR="00334025">
        <w:rPr>
          <w:rStyle w:val="fontstyle01"/>
          <w:rFonts w:ascii="Times New Roman" w:hAnsi="Times New Roman" w:cs="Times New Roman" w:hint="default"/>
        </w:rPr>
        <w:t>-</w:t>
      </w:r>
      <w:r w:rsidR="00F5295E" w:rsidRPr="00BC4F7E">
        <w:rPr>
          <w:rStyle w:val="fontstyle01"/>
          <w:rFonts w:ascii="Times New Roman" w:hAnsi="Times New Roman" w:cs="Times New Roman" w:hint="default"/>
        </w:rPr>
        <w:t>环境</w:t>
      </w:r>
      <w:r w:rsidR="00F5295E" w:rsidRPr="00BC4F7E">
        <w:rPr>
          <w:rStyle w:val="fontstyle01"/>
          <w:rFonts w:ascii="Times New Roman" w:hAnsi="Times New Roman" w:cs="Times New Roman" w:hint="default"/>
        </w:rPr>
        <w:t>-</w:t>
      </w:r>
      <w:r w:rsidR="00F5295E" w:rsidRPr="00BC4F7E">
        <w:rPr>
          <w:rStyle w:val="fontstyle01"/>
          <w:rFonts w:ascii="Times New Roman" w:hAnsi="Times New Roman" w:cs="Times New Roman" w:hint="default"/>
        </w:rPr>
        <w:t>效能</w:t>
      </w:r>
      <w:r w:rsidR="00334025">
        <w:rPr>
          <w:rStyle w:val="fontstyle01"/>
          <w:rFonts w:ascii="Times New Roman" w:hAnsi="Times New Roman" w:cs="Times New Roman" w:hint="default"/>
        </w:rPr>
        <w:t>新关联</w:t>
      </w:r>
      <w:r w:rsidR="0015307B">
        <w:rPr>
          <w:rStyle w:val="fontstyle01"/>
          <w:rFonts w:ascii="Times New Roman" w:hAnsi="Times New Roman" w:cs="Times New Roman" w:hint="default"/>
        </w:rPr>
        <w:t>的发现</w:t>
      </w:r>
      <w:r w:rsidR="00B47809">
        <w:rPr>
          <w:rStyle w:val="fontstyle01"/>
          <w:rFonts w:ascii="Times New Roman" w:hAnsi="Times New Roman" w:cs="Times New Roman" w:hint="default"/>
        </w:rPr>
        <w:t>；</w:t>
      </w:r>
      <w:r w:rsidR="00334025">
        <w:rPr>
          <w:rStyle w:val="fontstyle01"/>
          <w:rFonts w:ascii="Times New Roman" w:hAnsi="Times New Roman" w:cs="Times New Roman" w:hint="default"/>
        </w:rPr>
        <w:t>5</w:t>
      </w:r>
      <w:r w:rsidR="00334025">
        <w:rPr>
          <w:rStyle w:val="fontstyle01"/>
          <w:rFonts w:ascii="Times New Roman" w:hAnsi="Times New Roman" w:cs="Times New Roman" w:hint="default"/>
        </w:rPr>
        <w:t>）</w:t>
      </w:r>
      <w:r w:rsidR="00F5295E" w:rsidRPr="00BC4F7E">
        <w:rPr>
          <w:rStyle w:val="fontstyle01"/>
          <w:rFonts w:ascii="Times New Roman" w:hAnsi="Times New Roman" w:cs="Times New Roman" w:hint="default"/>
        </w:rPr>
        <w:t>新生命进化树</w:t>
      </w:r>
      <w:r w:rsidR="00334025">
        <w:rPr>
          <w:rStyle w:val="fontstyle01"/>
          <w:rFonts w:ascii="Times New Roman" w:hAnsi="Times New Roman" w:cs="Times New Roman" w:hint="default"/>
        </w:rPr>
        <w:t>与物种分类</w:t>
      </w:r>
      <w:r w:rsidR="00B47809">
        <w:rPr>
          <w:rStyle w:val="fontstyle01"/>
          <w:rFonts w:ascii="Times New Roman" w:hAnsi="Times New Roman" w:cs="Times New Roman" w:hint="default"/>
        </w:rPr>
        <w:t>新规则</w:t>
      </w:r>
      <w:r w:rsidR="00F5295E" w:rsidRPr="00BC4F7E">
        <w:rPr>
          <w:rStyle w:val="fontstyle01"/>
          <w:rFonts w:ascii="Times New Roman" w:hAnsi="Times New Roman" w:cs="Times New Roman" w:hint="default"/>
        </w:rPr>
        <w:t>。</w:t>
      </w:r>
    </w:p>
    <w:p w14:paraId="1007B68B" w14:textId="00F195B5" w:rsidR="0015307B" w:rsidRPr="00FD5C4E" w:rsidRDefault="00D71D29" w:rsidP="00FD5C4E">
      <w:pPr>
        <w:pStyle w:val="4"/>
        <w:numPr>
          <w:ilvl w:val="0"/>
          <w:numId w:val="8"/>
        </w:numPr>
        <w:ind w:left="0" w:firstLine="0"/>
        <w:rPr>
          <w:rPrChange w:id="12" w:author="Liu Yong-Xin" w:date="2020-12-27T23:23:00Z">
            <w:rPr>
              <w:rStyle w:val="fontstyle01"/>
              <w:rFonts w:ascii="Times New Roman" w:hAnsi="Times New Roman" w:cs="Times New Roman" w:hint="default"/>
              <w:b/>
              <w:bCs/>
            </w:rPr>
          </w:rPrChange>
        </w:rPr>
        <w:pPrChange w:id="13" w:author="Liu Yong-Xin" w:date="2020-12-27T23:23:00Z">
          <w:pPr>
            <w:pStyle w:val="a4"/>
            <w:numPr>
              <w:numId w:val="8"/>
            </w:numPr>
            <w:spacing w:before="240" w:after="120"/>
            <w:ind w:left="1077" w:firstLineChars="0" w:hanging="720"/>
          </w:pPr>
        </w:pPrChange>
      </w:pPr>
      <w:r w:rsidRPr="00FD5C4E">
        <w:rPr>
          <w:rPrChange w:id="14" w:author="Liu Yong-Xin" w:date="2020-12-27T23:23:00Z">
            <w:rPr>
              <w:rStyle w:val="fontstyle01"/>
              <w:rFonts w:ascii="Times New Roman" w:hAnsi="Times New Roman" w:cs="Times New Roman" w:hint="default"/>
              <w:b/>
              <w:bCs/>
            </w:rPr>
          </w:rPrChange>
        </w:rPr>
        <w:t>新微生物物种</w:t>
      </w:r>
      <w:r w:rsidR="0015307B" w:rsidRPr="00FD5C4E">
        <w:rPr>
          <w:rPrChange w:id="15" w:author="Liu Yong-Xin" w:date="2020-12-27T23:23:00Z">
            <w:rPr>
              <w:rStyle w:val="fontstyle01"/>
              <w:rFonts w:ascii="Times New Roman" w:hAnsi="Times New Roman" w:cs="Times New Roman" w:hint="default"/>
              <w:b/>
              <w:bCs/>
            </w:rPr>
          </w:rPrChange>
        </w:rPr>
        <w:t>的发现</w:t>
      </w:r>
    </w:p>
    <w:p w14:paraId="4F53B8D5" w14:textId="5E9CF938" w:rsidR="00E748B7" w:rsidRPr="00BC4F7E" w:rsidRDefault="00EF6AFB" w:rsidP="009B6CF1">
      <w:pPr>
        <w:spacing w:before="240" w:after="120"/>
        <w:ind w:firstLine="357"/>
        <w:rPr>
          <w:rStyle w:val="fontstyle01"/>
          <w:rFonts w:ascii="Times New Roman" w:hAnsi="Times New Roman" w:cs="Times New Roman" w:hint="default"/>
        </w:rPr>
      </w:pPr>
      <w:r>
        <w:rPr>
          <w:rStyle w:val="fontstyle01"/>
          <w:rFonts w:ascii="Times New Roman" w:hAnsi="Times New Roman" w:cs="Times New Roman" w:hint="default"/>
        </w:rPr>
        <w:t>通过</w:t>
      </w:r>
      <w:r w:rsidR="00F5295E" w:rsidRPr="00BC4F7E">
        <w:rPr>
          <w:rStyle w:val="fontstyle01"/>
          <w:rFonts w:ascii="Times New Roman" w:hAnsi="Times New Roman" w:cs="Times New Roman" w:hint="default"/>
        </w:rPr>
        <w:t>不同类型环境样品</w:t>
      </w:r>
      <w:r>
        <w:rPr>
          <w:rStyle w:val="fontstyle01"/>
          <w:rFonts w:ascii="Times New Roman" w:hAnsi="Times New Roman" w:cs="Times New Roman" w:hint="default"/>
        </w:rPr>
        <w:t>采集、核酸提取</w:t>
      </w:r>
      <w:r w:rsidR="00D23121">
        <w:rPr>
          <w:rStyle w:val="fontstyle01"/>
          <w:rFonts w:ascii="Times New Roman" w:hAnsi="Times New Roman" w:cs="Times New Roman" w:hint="default"/>
        </w:rPr>
        <w:t>、</w:t>
      </w:r>
      <w:del w:id="16" w:author="Liu Yong-Xin" w:date="2020-12-27T22:44:00Z">
        <w:r w:rsidR="00D23121" w:rsidDel="00607D40">
          <w:rPr>
            <w:rStyle w:val="fontstyle01"/>
            <w:rFonts w:ascii="Times New Roman" w:hAnsi="Times New Roman" w:cs="Times New Roman" w:hint="default"/>
          </w:rPr>
          <w:delText>泛</w:delText>
        </w:r>
      </w:del>
      <w:r w:rsidR="00F5295E" w:rsidRPr="00BC4F7E">
        <w:rPr>
          <w:rStyle w:val="fontstyle01"/>
          <w:rFonts w:ascii="Times New Roman" w:hAnsi="Times New Roman" w:cs="Times New Roman" w:hint="default"/>
        </w:rPr>
        <w:t>宏基因组测序</w:t>
      </w:r>
      <w:r w:rsidR="00D23121">
        <w:rPr>
          <w:rStyle w:val="fontstyle01"/>
          <w:rFonts w:ascii="Times New Roman" w:hAnsi="Times New Roman" w:cs="Times New Roman" w:hint="default"/>
        </w:rPr>
        <w:t>、</w:t>
      </w:r>
      <w:r>
        <w:rPr>
          <w:rStyle w:val="fontstyle01"/>
          <w:rFonts w:ascii="Times New Roman" w:hAnsi="Times New Roman" w:cs="Times New Roman" w:hint="default"/>
        </w:rPr>
        <w:t>基因组</w:t>
      </w:r>
      <w:r w:rsidR="00D23121">
        <w:rPr>
          <w:rStyle w:val="fontstyle01"/>
          <w:rFonts w:ascii="Times New Roman" w:hAnsi="Times New Roman" w:cs="Times New Roman" w:hint="default"/>
        </w:rPr>
        <w:t>重构等技术手段</w:t>
      </w:r>
      <w:r>
        <w:rPr>
          <w:rStyle w:val="fontstyle01"/>
          <w:rFonts w:ascii="Times New Roman" w:hAnsi="Times New Roman" w:cs="Times New Roman" w:hint="default"/>
        </w:rPr>
        <w:t>有助于不断发现</w:t>
      </w:r>
      <w:r w:rsidR="00F5295E" w:rsidRPr="00BC4F7E">
        <w:rPr>
          <w:rStyle w:val="fontstyle01"/>
          <w:rFonts w:ascii="Times New Roman" w:hAnsi="Times New Roman" w:cs="Times New Roman" w:hint="default"/>
        </w:rPr>
        <w:t>新</w:t>
      </w:r>
      <w:r>
        <w:rPr>
          <w:rStyle w:val="fontstyle01"/>
          <w:rFonts w:ascii="Times New Roman" w:hAnsi="Times New Roman" w:cs="Times New Roman" w:hint="default"/>
        </w:rPr>
        <w:t>的</w:t>
      </w:r>
      <w:r w:rsidR="00F5295E" w:rsidRPr="00BC4F7E">
        <w:rPr>
          <w:rStyle w:val="fontstyle01"/>
          <w:rFonts w:ascii="Times New Roman" w:hAnsi="Times New Roman" w:cs="Times New Roman" w:hint="default"/>
        </w:rPr>
        <w:t>微生物物种。美国</w:t>
      </w:r>
      <w:r w:rsidRPr="00EF6AFB">
        <w:rPr>
          <w:rStyle w:val="fontstyle01"/>
          <w:rFonts w:ascii="Times New Roman" w:hAnsi="Times New Roman" w:cs="Times New Roman" w:hint="default"/>
        </w:rPr>
        <w:t>加州大学伯克利分校</w:t>
      </w:r>
      <w:r w:rsidR="00F5295E" w:rsidRPr="00BC4F7E">
        <w:rPr>
          <w:rStyle w:val="fontstyle01"/>
          <w:rFonts w:ascii="Times New Roman" w:hAnsi="Times New Roman" w:cs="Times New Roman" w:hint="default"/>
        </w:rPr>
        <w:t xml:space="preserve">Jill </w:t>
      </w:r>
      <w:r w:rsidR="00F03691" w:rsidRPr="00BC4F7E">
        <w:rPr>
          <w:rStyle w:val="fontstyle01"/>
          <w:rFonts w:ascii="Times New Roman" w:hAnsi="Times New Roman" w:cs="Times New Roman" w:hint="default"/>
        </w:rPr>
        <w:t>Banfield</w:t>
      </w:r>
      <w:r w:rsidR="00F5295E" w:rsidRPr="00BC4F7E">
        <w:rPr>
          <w:rStyle w:val="fontstyle01"/>
          <w:rFonts w:ascii="Times New Roman" w:hAnsi="Times New Roman" w:cs="Times New Roman" w:hint="default"/>
        </w:rPr>
        <w:t>教</w:t>
      </w:r>
      <w:r w:rsidR="00F5295E" w:rsidRPr="00BC4F7E">
        <w:rPr>
          <w:rStyle w:val="fontstyle01"/>
          <w:rFonts w:ascii="Times New Roman" w:hAnsi="Times New Roman" w:cs="Times New Roman" w:hint="default"/>
        </w:rPr>
        <w:lastRenderedPageBreak/>
        <w:t>授是</w:t>
      </w:r>
      <w:r w:rsidR="00C747A9">
        <w:rPr>
          <w:rStyle w:val="fontstyle01"/>
          <w:rFonts w:ascii="Times New Roman" w:hAnsi="Times New Roman" w:cs="Times New Roman" w:hint="default"/>
        </w:rPr>
        <w:t>环境</w:t>
      </w:r>
      <w:r w:rsidR="00F5295E" w:rsidRPr="00BC4F7E">
        <w:rPr>
          <w:rStyle w:val="fontstyle01"/>
          <w:rFonts w:ascii="Times New Roman" w:hAnsi="Times New Roman" w:cs="Times New Roman" w:hint="default"/>
        </w:rPr>
        <w:t>宏基因组学领域</w:t>
      </w:r>
      <w:r>
        <w:rPr>
          <w:rStyle w:val="fontstyle01"/>
          <w:rFonts w:ascii="Times New Roman" w:hAnsi="Times New Roman" w:cs="Times New Roman" w:hint="default"/>
        </w:rPr>
        <w:t>的</w:t>
      </w:r>
      <w:r w:rsidR="008940BB">
        <w:rPr>
          <w:rStyle w:val="fontstyle01"/>
          <w:rFonts w:ascii="Times New Roman" w:hAnsi="Times New Roman" w:cs="Times New Roman" w:hint="default"/>
        </w:rPr>
        <w:t>先驱者与</w:t>
      </w:r>
      <w:r w:rsidR="00F5295E" w:rsidRPr="00BC4F7E">
        <w:rPr>
          <w:rStyle w:val="fontstyle01"/>
          <w:rFonts w:ascii="Times New Roman" w:hAnsi="Times New Roman" w:cs="Times New Roman" w:hint="default"/>
        </w:rPr>
        <w:t>引领者</w:t>
      </w:r>
      <w:r w:rsidR="00C747A9">
        <w:rPr>
          <w:rStyle w:val="fontstyle01"/>
          <w:rFonts w:ascii="Times New Roman" w:hAnsi="Times New Roman" w:cs="Times New Roman" w:hint="default"/>
        </w:rPr>
        <w:fldChar w:fldCharType="begin">
          <w:fldData xml:space="preserve">PEVuZE5vdGU+PENpdGU+PEF1dGhvcj5UeXNvbjwvQXV0aG9yPjxZZWFyPjIwMDQ8L1llYXI+PFJl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==
</w:fldData>
        </w:fldChar>
      </w:r>
      <w:r w:rsidR="00830F9D">
        <w:rPr>
          <w:rStyle w:val="fontstyle01"/>
          <w:rFonts w:ascii="Times New Roman" w:hAnsi="Times New Roman" w:cs="Times New Roman" w:hint="default"/>
        </w:rPr>
        <w:instrText xml:space="preserve"> ADDIN EN.CITE </w:instrText>
      </w:r>
      <w:r w:rsidR="00830F9D">
        <w:rPr>
          <w:rStyle w:val="fontstyle01"/>
          <w:rFonts w:ascii="Times New Roman" w:hAnsi="Times New Roman" w:cs="Times New Roman" w:hint="default"/>
        </w:rPr>
        <w:fldChar w:fldCharType="begin">
          <w:fldData xml:space="preserve">PEVuZE5vdGU+PENpdGU+PEF1dGhvcj5UeXNvbjwvQXV0aG9yPjxZZWFyPjIwMDQ8L1llYXI+PFJl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==
</w:fldData>
        </w:fldChar>
      </w:r>
      <w:r w:rsidR="00830F9D">
        <w:rPr>
          <w:rStyle w:val="fontstyle01"/>
          <w:rFonts w:ascii="Times New Roman" w:hAnsi="Times New Roman" w:cs="Times New Roman" w:hint="default"/>
        </w:rPr>
        <w:instrText xml:space="preserve"> ADDIN EN.CITE.DATA </w:instrText>
      </w:r>
      <w:r w:rsidR="00830F9D">
        <w:rPr>
          <w:rStyle w:val="fontstyle01"/>
          <w:rFonts w:ascii="Times New Roman" w:hAnsi="Times New Roman" w:cs="Times New Roman" w:hint="default"/>
        </w:rPr>
      </w:r>
      <w:r w:rsidR="00830F9D">
        <w:rPr>
          <w:rStyle w:val="fontstyle01"/>
          <w:rFonts w:ascii="Times New Roman" w:hAnsi="Times New Roman" w:cs="Times New Roman" w:hint="default"/>
        </w:rPr>
        <w:fldChar w:fldCharType="end"/>
      </w:r>
      <w:r w:rsidR="00C747A9">
        <w:rPr>
          <w:rStyle w:val="fontstyle01"/>
          <w:rFonts w:ascii="Times New Roman" w:hAnsi="Times New Roman" w:cs="Times New Roman" w:hint="default"/>
        </w:rPr>
      </w:r>
      <w:r w:rsidR="00C747A9">
        <w:rPr>
          <w:rStyle w:val="fontstyle01"/>
          <w:rFonts w:ascii="Times New Roman" w:hAnsi="Times New Roman" w:cs="Times New Roman" w:hint="default"/>
        </w:rPr>
        <w:fldChar w:fldCharType="separate"/>
      </w:r>
      <w:r w:rsidR="008940BB" w:rsidRPr="008940BB">
        <w:rPr>
          <w:rStyle w:val="fontstyle01"/>
          <w:rFonts w:ascii="Times New Roman" w:hAnsi="Times New Roman" w:cs="Times New Roman" w:hint="default"/>
          <w:noProof/>
          <w:vertAlign w:val="superscript"/>
        </w:rPr>
        <w:t>9,10</w:t>
      </w:r>
      <w:r w:rsidR="00C747A9">
        <w:rPr>
          <w:rStyle w:val="fontstyle01"/>
          <w:rFonts w:ascii="Times New Roman" w:hAnsi="Times New Roman" w:cs="Times New Roman" w:hint="default"/>
        </w:rPr>
        <w:fldChar w:fldCharType="end"/>
      </w:r>
      <w:r>
        <w:rPr>
          <w:rStyle w:val="fontstyle01"/>
          <w:rFonts w:ascii="Times New Roman" w:hAnsi="Times New Roman" w:cs="Times New Roman" w:hint="default"/>
        </w:rPr>
        <w:t>。她的团队</w:t>
      </w:r>
      <w:r w:rsidR="00E748B7" w:rsidRPr="00BC4F7E">
        <w:rPr>
          <w:rStyle w:val="fontstyle01"/>
          <w:rFonts w:ascii="Times New Roman" w:hAnsi="Times New Roman" w:cs="Times New Roman" w:hint="default"/>
        </w:rPr>
        <w:t>通过利用</w:t>
      </w:r>
      <w:del w:id="17" w:author="Liu Yong-Xin" w:date="2020-12-27T21:23:00Z">
        <w:r w:rsidR="00A843CF" w:rsidDel="0056372F">
          <w:rPr>
            <w:rStyle w:val="fontstyle01"/>
            <w:rFonts w:ascii="Times New Roman" w:hAnsi="Times New Roman" w:cs="Times New Roman" w:hint="default"/>
          </w:rPr>
          <w:delText>泛</w:delText>
        </w:r>
      </w:del>
      <w:r w:rsidR="00C747A9" w:rsidRPr="00BC4F7E">
        <w:rPr>
          <w:rStyle w:val="fontstyle01"/>
          <w:rFonts w:ascii="Times New Roman" w:hAnsi="Times New Roman" w:cs="Times New Roman" w:hint="default"/>
        </w:rPr>
        <w:t>宏基因组组装基因组</w:t>
      </w:r>
      <w:r w:rsidR="00C747A9">
        <w:rPr>
          <w:rStyle w:val="fontstyle01"/>
          <w:rFonts w:ascii="Times New Roman" w:hAnsi="Times New Roman" w:cs="Times New Roman" w:hint="default"/>
        </w:rPr>
        <w:t>（</w:t>
      </w:r>
      <w:r w:rsidR="00C747A9" w:rsidRPr="00BC4F7E">
        <w:rPr>
          <w:rStyle w:val="fontstyle01"/>
          <w:rFonts w:ascii="Times New Roman" w:hAnsi="Times New Roman" w:cs="Times New Roman" w:hint="default"/>
        </w:rPr>
        <w:t>MAG</w:t>
      </w:r>
      <w:r w:rsidR="00C747A9">
        <w:rPr>
          <w:rStyle w:val="fontstyle01"/>
          <w:rFonts w:ascii="Times New Roman" w:hAnsi="Times New Roman" w:cs="Times New Roman" w:hint="default"/>
        </w:rPr>
        <w:t>）分析与</w:t>
      </w:r>
      <w:r w:rsidR="00E748B7" w:rsidRPr="00BC4F7E">
        <w:rPr>
          <w:rStyle w:val="fontstyle01"/>
          <w:rFonts w:ascii="Times New Roman" w:hAnsi="Times New Roman" w:cs="Times New Roman" w:hint="default"/>
        </w:rPr>
        <w:t>转录组</w:t>
      </w:r>
      <w:r w:rsidR="00C747A9">
        <w:rPr>
          <w:rStyle w:val="fontstyle01"/>
          <w:rFonts w:ascii="Times New Roman" w:hAnsi="Times New Roman" w:cs="Times New Roman" w:hint="default"/>
        </w:rPr>
        <w:t>分析</w:t>
      </w:r>
      <w:r w:rsidR="00E748B7" w:rsidRPr="00BC4F7E">
        <w:rPr>
          <w:rStyle w:val="fontstyle01"/>
          <w:rFonts w:ascii="Times New Roman" w:hAnsi="Times New Roman" w:cs="Times New Roman" w:hint="default"/>
        </w:rPr>
        <w:t>研究</w:t>
      </w:r>
      <w:r w:rsidR="00C747A9">
        <w:rPr>
          <w:rStyle w:val="fontstyle01"/>
          <w:rFonts w:ascii="Times New Roman" w:hAnsi="Times New Roman" w:cs="Times New Roman" w:hint="default"/>
        </w:rPr>
        <w:t>了</w:t>
      </w:r>
      <w:r w:rsidR="00E748B7" w:rsidRPr="00BC4F7E">
        <w:rPr>
          <w:rStyle w:val="fontstyle01"/>
          <w:rFonts w:ascii="Times New Roman" w:hAnsi="Times New Roman" w:cs="Times New Roman" w:hint="default"/>
        </w:rPr>
        <w:t>科罗拉多河附近蓄水层的微生物组，发现了一类</w:t>
      </w:r>
      <w:r w:rsidR="00E748B7" w:rsidRPr="00BC4F7E">
        <w:rPr>
          <w:rStyle w:val="fontstyle01"/>
          <w:rFonts w:ascii="Times New Roman" w:hAnsi="Times New Roman" w:cs="Times New Roman" w:hint="default"/>
        </w:rPr>
        <w:t xml:space="preserve"> “</w:t>
      </w:r>
      <w:r w:rsidR="00E748B7" w:rsidRPr="00BC4F7E">
        <w:rPr>
          <w:rStyle w:val="fontstyle01"/>
          <w:rFonts w:ascii="Times New Roman" w:hAnsi="Times New Roman" w:cs="Times New Roman" w:hint="default"/>
        </w:rPr>
        <w:t>不寻常</w:t>
      </w:r>
      <w:r w:rsidR="006A1A5C">
        <w:rPr>
          <w:rStyle w:val="fontstyle01"/>
          <w:rFonts w:ascii="Times New Roman" w:hAnsi="Times New Roman" w:cs="Times New Roman" w:hint="default"/>
        </w:rPr>
        <w:t>微</w:t>
      </w:r>
      <w:r w:rsidR="00E748B7" w:rsidRPr="00BC4F7E">
        <w:rPr>
          <w:rStyle w:val="fontstyle01"/>
          <w:rFonts w:ascii="Times New Roman" w:hAnsi="Times New Roman" w:cs="Times New Roman" w:hint="default"/>
        </w:rPr>
        <w:t>生物</w:t>
      </w:r>
      <w:r w:rsidR="00E748B7" w:rsidRPr="00BC4F7E">
        <w:rPr>
          <w:rStyle w:val="fontstyle01"/>
          <w:rFonts w:ascii="Times New Roman" w:hAnsi="Times New Roman" w:cs="Times New Roman" w:hint="default"/>
        </w:rPr>
        <w:t>”</w:t>
      </w:r>
      <w:r w:rsidR="00E748B7" w:rsidRPr="00BC4F7E">
        <w:rPr>
          <w:rStyle w:val="fontstyle01"/>
          <w:rFonts w:ascii="Times New Roman" w:hAnsi="Times New Roman" w:cs="Times New Roman" w:hint="default"/>
        </w:rPr>
        <w:t>，</w:t>
      </w:r>
      <w:r w:rsidR="00C747A9">
        <w:rPr>
          <w:rStyle w:val="fontstyle01"/>
          <w:rFonts w:ascii="Times New Roman" w:hAnsi="Times New Roman" w:cs="Times New Roman" w:hint="default"/>
        </w:rPr>
        <w:t>命名</w:t>
      </w:r>
      <w:r w:rsidR="009A16B7" w:rsidRPr="00BC4F7E">
        <w:rPr>
          <w:rStyle w:val="fontstyle01"/>
          <w:rFonts w:ascii="Times New Roman" w:hAnsi="Times New Roman" w:cs="Times New Roman" w:hint="default"/>
        </w:rPr>
        <w:t>为</w:t>
      </w:r>
      <w:r w:rsidR="009752B8">
        <w:rPr>
          <w:rStyle w:val="fontstyle01"/>
          <w:rFonts w:ascii="Times New Roman" w:hAnsi="Times New Roman" w:cs="Times New Roman" w:hint="default"/>
        </w:rPr>
        <w:t>“</w:t>
      </w:r>
      <w:r w:rsidR="009752B8" w:rsidRPr="009752B8">
        <w:rPr>
          <w:rStyle w:val="fontstyle01"/>
          <w:rFonts w:ascii="Times New Roman" w:hAnsi="Times New Roman" w:cs="Times New Roman" w:hint="default"/>
        </w:rPr>
        <w:t>候选门辐射群</w:t>
      </w:r>
      <w:r w:rsidR="009752B8">
        <w:rPr>
          <w:rStyle w:val="fontstyle01"/>
          <w:rFonts w:ascii="Times New Roman" w:hAnsi="Times New Roman" w:cs="Times New Roman" w:hint="default"/>
        </w:rPr>
        <w:t>”</w:t>
      </w:r>
      <w:r w:rsidR="009A16B7" w:rsidRPr="00BC4F7E">
        <w:rPr>
          <w:rStyle w:val="fontstyle01"/>
          <w:rFonts w:ascii="Times New Roman" w:hAnsi="Times New Roman" w:cs="Times New Roman" w:hint="default"/>
        </w:rPr>
        <w:t xml:space="preserve"> (</w:t>
      </w:r>
      <w:commentRangeStart w:id="18"/>
      <w:r w:rsidR="009752B8">
        <w:rPr>
          <w:rStyle w:val="fontstyle01"/>
          <w:rFonts w:ascii="Times New Roman" w:hAnsi="Times New Roman" w:cs="Times New Roman" w:hint="default"/>
        </w:rPr>
        <w:t>简称</w:t>
      </w:r>
      <w:r w:rsidR="009A16B7" w:rsidRPr="00BC4F7E">
        <w:rPr>
          <w:rStyle w:val="fontstyle01"/>
          <w:rFonts w:ascii="Times New Roman" w:hAnsi="Times New Roman" w:cs="Times New Roman" w:hint="default"/>
        </w:rPr>
        <w:t>CPR</w:t>
      </w:r>
      <w:commentRangeEnd w:id="18"/>
      <w:r w:rsidR="00607D40">
        <w:rPr>
          <w:rStyle w:val="a7"/>
        </w:rPr>
        <w:commentReference w:id="18"/>
      </w:r>
      <w:r w:rsidR="009A16B7" w:rsidRPr="00BC4F7E">
        <w:rPr>
          <w:rStyle w:val="fontstyle01"/>
          <w:rFonts w:ascii="Times New Roman" w:hAnsi="Times New Roman" w:cs="Times New Roman" w:hint="default"/>
        </w:rPr>
        <w:t xml:space="preserve">) </w:t>
      </w:r>
      <w:r w:rsidR="009A16B7" w:rsidRPr="00BC4F7E">
        <w:rPr>
          <w:rStyle w:val="fontstyle01"/>
          <w:rFonts w:ascii="Times New Roman" w:hAnsi="Times New Roman" w:cs="Times New Roman" w:hint="default"/>
        </w:rPr>
        <w:t>。这类</w:t>
      </w:r>
      <w:r w:rsidR="00C747A9">
        <w:rPr>
          <w:rStyle w:val="fontstyle01"/>
          <w:rFonts w:ascii="Times New Roman" w:hAnsi="Times New Roman" w:cs="Times New Roman" w:hint="default"/>
        </w:rPr>
        <w:t>CPR</w:t>
      </w:r>
      <w:r w:rsidR="009A16B7" w:rsidRPr="00BC4F7E">
        <w:rPr>
          <w:rStyle w:val="fontstyle01"/>
          <w:rFonts w:ascii="Times New Roman" w:hAnsi="Times New Roman" w:cs="Times New Roman" w:hint="default"/>
        </w:rPr>
        <w:t>微生物</w:t>
      </w:r>
      <w:r w:rsidR="00E748B7" w:rsidRPr="00BC4F7E">
        <w:rPr>
          <w:rStyle w:val="fontstyle01"/>
          <w:rFonts w:ascii="Times New Roman" w:hAnsi="Times New Roman" w:cs="Times New Roman" w:hint="default"/>
        </w:rPr>
        <w:t>不同于传统观念中的原核生物</w:t>
      </w:r>
      <w:r w:rsidR="00C747A9">
        <w:rPr>
          <w:rStyle w:val="fontstyle01"/>
          <w:rFonts w:ascii="Times New Roman" w:hAnsi="Times New Roman" w:cs="Times New Roman" w:hint="default"/>
        </w:rPr>
        <w:t>：它们</w:t>
      </w:r>
      <w:r w:rsidR="00497285">
        <w:rPr>
          <w:rStyle w:val="fontstyle01"/>
          <w:rFonts w:ascii="Times New Roman" w:hAnsi="Times New Roman" w:cs="Times New Roman" w:hint="default"/>
        </w:rPr>
        <w:t>的基因组编码了</w:t>
      </w:r>
      <w:r w:rsidR="00E748B7" w:rsidRPr="00BC4F7E">
        <w:rPr>
          <w:rStyle w:val="fontstyle01"/>
          <w:rFonts w:ascii="Times New Roman" w:hAnsi="Times New Roman" w:cs="Times New Roman" w:hint="default"/>
        </w:rPr>
        <w:t>外显子</w:t>
      </w:r>
      <w:r w:rsidR="00C747A9">
        <w:rPr>
          <w:rStyle w:val="fontstyle01"/>
          <w:rFonts w:ascii="Times New Roman" w:hAnsi="Times New Roman" w:cs="Times New Roman" w:hint="default"/>
        </w:rPr>
        <w:t>与</w:t>
      </w:r>
      <w:r w:rsidR="00E748B7" w:rsidRPr="00BC4F7E">
        <w:rPr>
          <w:rStyle w:val="fontstyle01"/>
          <w:rFonts w:ascii="Times New Roman" w:hAnsi="Times New Roman" w:cs="Times New Roman" w:hint="default"/>
        </w:rPr>
        <w:t>内含子，</w:t>
      </w:r>
      <w:r w:rsidR="00C747A9">
        <w:rPr>
          <w:rStyle w:val="fontstyle01"/>
          <w:rFonts w:ascii="Times New Roman" w:hAnsi="Times New Roman" w:cs="Times New Roman" w:hint="default"/>
        </w:rPr>
        <w:t>还</w:t>
      </w:r>
      <w:r w:rsidR="00E748B7" w:rsidRPr="00BC4F7E">
        <w:rPr>
          <w:rStyle w:val="fontstyle01"/>
          <w:rFonts w:ascii="Times New Roman" w:hAnsi="Times New Roman" w:cs="Times New Roman" w:hint="default"/>
        </w:rPr>
        <w:t>具有自我剪接的内含子</w:t>
      </w:r>
      <w:r w:rsidR="00C747A9">
        <w:rPr>
          <w:rStyle w:val="fontstyle01"/>
          <w:rFonts w:ascii="Times New Roman" w:hAnsi="Times New Roman" w:cs="Times New Roman" w:hint="default"/>
        </w:rPr>
        <w:t>及在</w:t>
      </w:r>
      <w:r w:rsidR="00E748B7" w:rsidRPr="00BC4F7E">
        <w:rPr>
          <w:rStyle w:val="fontstyle01"/>
          <w:rFonts w:ascii="Times New Roman" w:hAnsi="Times New Roman" w:cs="Times New Roman" w:hint="default"/>
        </w:rPr>
        <w:t>其</w:t>
      </w:r>
      <w:r w:rsidR="00C747A9">
        <w:rPr>
          <w:rStyle w:val="fontstyle01"/>
          <w:rFonts w:ascii="Times New Roman" w:hAnsi="Times New Roman" w:cs="Times New Roman" w:hint="default"/>
        </w:rPr>
        <w:t>核糖体（</w:t>
      </w:r>
      <w:r w:rsidR="00E748B7" w:rsidRPr="00BC4F7E">
        <w:rPr>
          <w:rStyle w:val="fontstyle01"/>
          <w:rFonts w:ascii="Times New Roman" w:hAnsi="Times New Roman" w:cs="Times New Roman" w:hint="default"/>
        </w:rPr>
        <w:t>rRNA</w:t>
      </w:r>
      <w:r w:rsidR="00C747A9">
        <w:rPr>
          <w:rStyle w:val="fontstyle01"/>
          <w:rFonts w:ascii="Times New Roman" w:hAnsi="Times New Roman" w:cs="Times New Roman" w:hint="default"/>
        </w:rPr>
        <w:t>）</w:t>
      </w:r>
      <w:r w:rsidR="00E748B7" w:rsidRPr="00BC4F7E">
        <w:rPr>
          <w:rStyle w:val="fontstyle01"/>
          <w:rFonts w:ascii="Times New Roman" w:hAnsi="Times New Roman" w:cs="Times New Roman" w:hint="default"/>
        </w:rPr>
        <w:t>蛋白质</w:t>
      </w:r>
      <w:r w:rsidR="00C747A9">
        <w:rPr>
          <w:rStyle w:val="fontstyle01"/>
          <w:rFonts w:ascii="Times New Roman" w:hAnsi="Times New Roman" w:cs="Times New Roman" w:hint="default"/>
        </w:rPr>
        <w:t>编码基因</w:t>
      </w:r>
      <w:r w:rsidR="008940BB">
        <w:rPr>
          <w:rStyle w:val="fontstyle01"/>
          <w:rFonts w:ascii="Times New Roman" w:hAnsi="Times New Roman" w:cs="Times New Roman" w:hint="default"/>
        </w:rPr>
        <w:t>。</w:t>
      </w:r>
      <w:r w:rsidR="00E748B7" w:rsidRPr="00BC4F7E">
        <w:rPr>
          <w:rStyle w:val="fontstyle01"/>
          <w:rFonts w:ascii="Times New Roman" w:hAnsi="Times New Roman" w:cs="Times New Roman" w:hint="default"/>
        </w:rPr>
        <w:t>该发现更新了</w:t>
      </w:r>
      <w:r w:rsidR="008940BB">
        <w:rPr>
          <w:rStyle w:val="fontstyle01"/>
          <w:rFonts w:ascii="Times New Roman" w:hAnsi="Times New Roman" w:cs="Times New Roman" w:hint="default"/>
        </w:rPr>
        <w:t>领域</w:t>
      </w:r>
      <w:r w:rsidR="00E748B7" w:rsidRPr="00BC4F7E">
        <w:rPr>
          <w:rStyle w:val="fontstyle01"/>
          <w:rFonts w:ascii="Times New Roman" w:hAnsi="Times New Roman" w:cs="Times New Roman" w:hint="default"/>
        </w:rPr>
        <w:t>对原核生物</w:t>
      </w:r>
      <w:r w:rsidR="008940BB">
        <w:rPr>
          <w:rStyle w:val="fontstyle01"/>
          <w:rFonts w:ascii="Times New Roman" w:hAnsi="Times New Roman" w:cs="Times New Roman" w:hint="default"/>
        </w:rPr>
        <w:t>组成</w:t>
      </w:r>
      <w:r w:rsidR="00E748B7" w:rsidRPr="00BC4F7E">
        <w:rPr>
          <w:rStyle w:val="fontstyle01"/>
          <w:rFonts w:ascii="Times New Roman" w:hAnsi="Times New Roman" w:cs="Times New Roman" w:hint="default"/>
        </w:rPr>
        <w:t>的理解</w:t>
      </w:r>
      <w:r w:rsidR="008940BB">
        <w:rPr>
          <w:rStyle w:val="fontstyle01"/>
          <w:rFonts w:ascii="Times New Roman" w:hAnsi="Times New Roman" w:cs="Times New Roman" w:hint="default"/>
        </w:rPr>
        <w:t>，相关成果于</w:t>
      </w:r>
      <w:r w:rsidR="008940BB">
        <w:rPr>
          <w:rStyle w:val="fontstyle01"/>
          <w:rFonts w:ascii="Times New Roman" w:hAnsi="Times New Roman" w:cs="Times New Roman" w:hint="default"/>
        </w:rPr>
        <w:t>2015</w:t>
      </w:r>
      <w:r w:rsidR="008940BB">
        <w:rPr>
          <w:rStyle w:val="fontstyle01"/>
          <w:rFonts w:ascii="Times New Roman" w:hAnsi="Times New Roman" w:cs="Times New Roman" w:hint="default"/>
        </w:rPr>
        <w:t>年</w:t>
      </w:r>
      <w:r w:rsidR="00E748B7" w:rsidRPr="00BC4F7E">
        <w:rPr>
          <w:rStyle w:val="fontstyle01"/>
          <w:rFonts w:ascii="Times New Roman" w:hAnsi="Times New Roman" w:cs="Times New Roman" w:hint="default"/>
        </w:rPr>
        <w:t>在</w:t>
      </w:r>
      <w:r w:rsidR="00E748B7" w:rsidRPr="00BC4F7E">
        <w:rPr>
          <w:rStyle w:val="fontstyle01"/>
          <w:rFonts w:ascii="Times New Roman" w:hAnsi="Times New Roman" w:cs="Times New Roman" w:hint="default"/>
        </w:rPr>
        <w:t>Nature</w:t>
      </w:r>
      <w:r w:rsidR="00E748B7" w:rsidRPr="00BC4F7E">
        <w:rPr>
          <w:rStyle w:val="fontstyle01"/>
          <w:rFonts w:ascii="Times New Roman" w:hAnsi="Times New Roman" w:cs="Times New Roman" w:hint="default"/>
        </w:rPr>
        <w:t>上发表</w:t>
      </w:r>
      <w:r w:rsidR="008940BB">
        <w:rPr>
          <w:rStyle w:val="fontstyle01"/>
          <w:rFonts w:ascii="Times New Roman" w:hAnsi="Times New Roman" w:cs="Times New Roman" w:hint="default"/>
        </w:rPr>
        <w:t>后</w:t>
      </w:r>
      <w:r w:rsidR="009A16B7" w:rsidRPr="00BC4F7E">
        <w:rPr>
          <w:rStyle w:val="fontstyle01"/>
          <w:rFonts w:ascii="Times New Roman" w:hAnsi="Times New Roman" w:cs="Times New Roman" w:hint="default"/>
        </w:rPr>
        <w:t>引发了</w:t>
      </w:r>
      <w:r w:rsidR="008940BB">
        <w:rPr>
          <w:rStyle w:val="fontstyle01"/>
          <w:rFonts w:ascii="Times New Roman" w:hAnsi="Times New Roman" w:cs="Times New Roman" w:hint="default"/>
        </w:rPr>
        <w:t>国际同行</w:t>
      </w:r>
      <w:r w:rsidR="009A16B7" w:rsidRPr="00BC4F7E">
        <w:rPr>
          <w:rStyle w:val="fontstyle01"/>
          <w:rFonts w:ascii="Times New Roman" w:hAnsi="Times New Roman" w:cs="Times New Roman" w:hint="default"/>
        </w:rPr>
        <w:t>对</w:t>
      </w:r>
      <w:r w:rsidR="008940BB">
        <w:rPr>
          <w:rStyle w:val="fontstyle01"/>
          <w:rFonts w:ascii="Times New Roman" w:hAnsi="Times New Roman" w:cs="Times New Roman" w:hint="default"/>
        </w:rPr>
        <w:t>包括</w:t>
      </w:r>
      <w:r w:rsidR="009A16B7" w:rsidRPr="00BC4F7E">
        <w:rPr>
          <w:rStyle w:val="fontstyle01"/>
          <w:rFonts w:ascii="Times New Roman" w:hAnsi="Times New Roman" w:cs="Times New Roman" w:hint="default"/>
        </w:rPr>
        <w:t>CPR</w:t>
      </w:r>
      <w:r w:rsidR="008940BB">
        <w:rPr>
          <w:rStyle w:val="fontstyle01"/>
          <w:rFonts w:ascii="Times New Roman" w:hAnsi="Times New Roman" w:cs="Times New Roman" w:hint="default"/>
        </w:rPr>
        <w:t>在内</w:t>
      </w:r>
      <w:r w:rsidR="009A16B7" w:rsidRPr="00BC4F7E">
        <w:rPr>
          <w:rStyle w:val="fontstyle01"/>
          <w:rFonts w:ascii="Times New Roman" w:hAnsi="Times New Roman" w:cs="Times New Roman" w:hint="default"/>
        </w:rPr>
        <w:t>的</w:t>
      </w:r>
      <w:r w:rsidR="008940BB">
        <w:rPr>
          <w:rStyle w:val="fontstyle01"/>
          <w:rFonts w:ascii="Times New Roman" w:hAnsi="Times New Roman" w:cs="Times New Roman" w:hint="default"/>
        </w:rPr>
        <w:t>未培养微生物暗物质的进一步</w:t>
      </w:r>
      <w:r w:rsidR="00E748B7" w:rsidRPr="00BC4F7E">
        <w:rPr>
          <w:rStyle w:val="fontstyle01"/>
          <w:rFonts w:ascii="Times New Roman" w:hAnsi="Times New Roman" w:cs="Times New Roman" w:hint="default"/>
        </w:rPr>
        <w:t>关注</w:t>
      </w:r>
      <w:r w:rsidR="009A16B7" w:rsidRPr="00BC4F7E">
        <w:rPr>
          <w:rStyle w:val="fontstyle01"/>
          <w:rFonts w:ascii="Times New Roman" w:hAnsi="Times New Roman" w:cs="Times New Roman" w:hint="default"/>
        </w:rPr>
        <w:t>和</w:t>
      </w:r>
      <w:r w:rsidR="008940BB">
        <w:rPr>
          <w:rStyle w:val="fontstyle01"/>
          <w:rFonts w:ascii="Times New Roman" w:hAnsi="Times New Roman" w:cs="Times New Roman" w:hint="default"/>
        </w:rPr>
        <w:t>后续</w:t>
      </w:r>
      <w:r w:rsidR="009A16B7" w:rsidRPr="00BC4F7E">
        <w:rPr>
          <w:rStyle w:val="fontstyle01"/>
          <w:rFonts w:ascii="Times New Roman" w:hAnsi="Times New Roman" w:cs="Times New Roman" w:hint="default"/>
        </w:rPr>
        <w:t>研究</w:t>
      </w:r>
      <w:r w:rsidR="00E748B7" w:rsidRPr="00BC4F7E">
        <w:rPr>
          <w:rStyle w:val="fontstyle01"/>
          <w:rFonts w:ascii="Times New Roman" w:hAnsi="Times New Roman" w:cs="Times New Roman" w:hint="default"/>
        </w:rPr>
        <w:t>。</w:t>
      </w:r>
    </w:p>
    <w:p w14:paraId="566C3F41" w14:textId="7D62B014" w:rsidR="009752B8" w:rsidRPr="00830F9D" w:rsidRDefault="00D43C60" w:rsidP="009B6CF1">
      <w:pPr>
        <w:spacing w:before="240" w:after="120"/>
        <w:jc w:val="center"/>
        <w:rPr>
          <w:rStyle w:val="fontstyle01"/>
          <w:rFonts w:ascii="Times New Roman" w:hAnsi="Times New Roman" w:cs="Times New Roman" w:hint="default"/>
        </w:rPr>
      </w:pPr>
      <w:commentRangeStart w:id="19"/>
      <w:r w:rsidRPr="00D43C60">
        <w:rPr>
          <w:rFonts w:ascii="Times New Roman" w:eastAsia="宋体" w:hAnsi="Times New Roman" w:cs="Times New Roman"/>
          <w:noProof/>
          <w:color w:val="000000"/>
          <w:sz w:val="24"/>
          <w:szCs w:val="24"/>
        </w:rPr>
        <w:drawing>
          <wp:inline distT="0" distB="0" distL="0" distR="0" wp14:anchorId="4BB8C2EE" wp14:editId="16571E28">
            <wp:extent cx="4882662" cy="3491815"/>
            <wp:effectExtent l="0" t="0" r="0" b="0"/>
            <wp:docPr id="20" name="图片 19">
              <a:extLst xmlns:a="http://schemas.openxmlformats.org/drawingml/2006/main">
                <a:ext uri="{FF2B5EF4-FFF2-40B4-BE49-F238E27FC236}">
                  <a16:creationId xmlns:a16="http://schemas.microsoft.com/office/drawing/2014/main" id="{A51CB415-900B-49E0-8A5A-FE9D581BA4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A51CB415-900B-49E0-8A5A-FE9D581BA41F}"/>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84907" cy="3493420"/>
                    </a:xfrm>
                    <a:prstGeom prst="rect">
                      <a:avLst/>
                    </a:prstGeom>
                  </pic:spPr>
                </pic:pic>
              </a:graphicData>
            </a:graphic>
          </wp:inline>
        </w:drawing>
      </w:r>
      <w:commentRangeEnd w:id="19"/>
      <w:r w:rsidR="0056372F">
        <w:rPr>
          <w:rStyle w:val="a7"/>
        </w:rPr>
        <w:commentReference w:id="19"/>
      </w:r>
    </w:p>
    <w:p w14:paraId="7FBCD86B" w14:textId="69BE2621" w:rsidR="005F333B" w:rsidRPr="009B6CF1" w:rsidRDefault="005F333B" w:rsidP="009B6CF1">
      <w:pPr>
        <w:spacing w:before="240" w:after="120"/>
        <w:rPr>
          <w:rFonts w:ascii="Times New Roman" w:eastAsia="宋体" w:hAnsi="Times New Roman" w:cs="Times New Roman"/>
          <w:color w:val="000000"/>
          <w:sz w:val="24"/>
          <w:szCs w:val="24"/>
        </w:rPr>
      </w:pPr>
      <w:r w:rsidRPr="00830F9D">
        <w:rPr>
          <w:rStyle w:val="fontstyle01"/>
          <w:rFonts w:ascii="Times New Roman" w:hAnsi="Times New Roman" w:cs="Times New Roman" w:hint="default"/>
        </w:rPr>
        <w:t>图</w:t>
      </w:r>
      <w:r w:rsidRPr="00F118D4">
        <w:rPr>
          <w:rStyle w:val="fontstyle01"/>
          <w:rFonts w:ascii="Times New Roman" w:hAnsi="Times New Roman" w:cs="Times New Roman" w:hint="default"/>
        </w:rPr>
        <w:t xml:space="preserve"> 1.</w:t>
      </w:r>
      <w:r w:rsidR="0007668D">
        <w:rPr>
          <w:rStyle w:val="fontstyle01"/>
          <w:rFonts w:ascii="Times New Roman" w:hAnsi="Times New Roman" w:cs="Times New Roman" w:hint="default"/>
        </w:rPr>
        <w:t xml:space="preserve"> </w:t>
      </w:r>
      <w:r w:rsidR="005159ED" w:rsidRPr="00F118D4">
        <w:rPr>
          <w:rStyle w:val="fontstyle01"/>
          <w:rFonts w:ascii="Times New Roman" w:hAnsi="Times New Roman" w:cs="Times New Roman" w:hint="default"/>
        </w:rPr>
        <w:t>候选门辐射群</w:t>
      </w:r>
      <w:r w:rsidRPr="009B6CF1">
        <w:rPr>
          <w:rFonts w:ascii="Times New Roman" w:eastAsia="宋体" w:hAnsi="Times New Roman" w:cs="Times New Roman"/>
          <w:color w:val="000000"/>
          <w:sz w:val="24"/>
          <w:szCs w:val="24"/>
        </w:rPr>
        <w:t>CPR</w:t>
      </w:r>
      <w:r w:rsidRPr="009B6CF1">
        <w:rPr>
          <w:rFonts w:ascii="Times New Roman" w:eastAsia="宋体" w:hAnsi="Times New Roman" w:cs="Times New Roman"/>
          <w:color w:val="000000"/>
          <w:sz w:val="24"/>
          <w:szCs w:val="24"/>
        </w:rPr>
        <w:t>微生物</w:t>
      </w:r>
      <w:r w:rsidR="005159ED" w:rsidRPr="009B6CF1">
        <w:rPr>
          <w:rFonts w:ascii="Times New Roman" w:eastAsia="宋体" w:hAnsi="Times New Roman" w:cs="Times New Roman" w:hint="eastAsia"/>
          <w:color w:val="000000"/>
          <w:sz w:val="24"/>
          <w:szCs w:val="24"/>
        </w:rPr>
        <w:t>及</w:t>
      </w:r>
      <w:proofErr w:type="spellStart"/>
      <w:r w:rsidR="005159ED" w:rsidRPr="009B6CF1">
        <w:rPr>
          <w:rFonts w:ascii="Times New Roman" w:eastAsia="宋体" w:hAnsi="Times New Roman" w:cs="Times New Roman"/>
          <w:i/>
          <w:iCs/>
          <w:color w:val="000000"/>
          <w:sz w:val="24"/>
          <w:szCs w:val="24"/>
        </w:rPr>
        <w:t>Kryptonia</w:t>
      </w:r>
      <w:proofErr w:type="spellEnd"/>
      <w:r w:rsidR="005159ED" w:rsidRPr="009B6CF1">
        <w:rPr>
          <w:rFonts w:ascii="Times New Roman" w:eastAsia="宋体" w:hAnsi="Times New Roman" w:cs="Times New Roman" w:hint="eastAsia"/>
          <w:color w:val="000000"/>
          <w:sz w:val="24"/>
          <w:szCs w:val="24"/>
        </w:rPr>
        <w:t>候选门</w:t>
      </w:r>
      <w:r w:rsidR="00830F9D">
        <w:rPr>
          <w:rFonts w:ascii="Times New Roman" w:eastAsia="宋体" w:hAnsi="Times New Roman" w:cs="Times New Roman" w:hint="eastAsia"/>
          <w:color w:val="000000"/>
          <w:sz w:val="24"/>
          <w:szCs w:val="24"/>
        </w:rPr>
        <w:t>的</w:t>
      </w:r>
      <w:r w:rsidR="005159ED" w:rsidRPr="009B6CF1">
        <w:rPr>
          <w:rFonts w:ascii="Times New Roman" w:eastAsia="宋体" w:hAnsi="Times New Roman" w:cs="Times New Roman" w:hint="eastAsia"/>
          <w:color w:val="000000"/>
          <w:sz w:val="24"/>
          <w:szCs w:val="24"/>
        </w:rPr>
        <w:t>发现。</w:t>
      </w:r>
      <w:r w:rsidR="00830F9D">
        <w:rPr>
          <w:rFonts w:ascii="Times New Roman" w:eastAsia="宋体" w:hAnsi="Times New Roman" w:cs="Times New Roman" w:hint="eastAsia"/>
          <w:color w:val="000000"/>
          <w:sz w:val="24"/>
          <w:szCs w:val="24"/>
        </w:rPr>
        <w:t>(</w:t>
      </w:r>
      <w:r w:rsidR="005159ED" w:rsidRPr="009B6CF1">
        <w:rPr>
          <w:rFonts w:ascii="Times New Roman" w:eastAsia="宋体" w:hAnsi="Times New Roman" w:cs="Times New Roman"/>
          <w:color w:val="000000"/>
          <w:sz w:val="24"/>
          <w:szCs w:val="24"/>
        </w:rPr>
        <w:t>a</w:t>
      </w:r>
      <w:r w:rsidR="00830F9D">
        <w:rPr>
          <w:rFonts w:ascii="Times New Roman" w:eastAsia="宋体" w:hAnsi="Times New Roman" w:cs="Times New Roman" w:hint="eastAsia"/>
          <w:color w:val="000000"/>
          <w:sz w:val="24"/>
          <w:szCs w:val="24"/>
        </w:rPr>
        <w:t>)</w:t>
      </w:r>
      <w:r w:rsidR="00830F9D">
        <w:rPr>
          <w:rFonts w:ascii="Times New Roman" w:eastAsia="宋体" w:hAnsi="Times New Roman" w:cs="Times New Roman"/>
          <w:color w:val="000000"/>
          <w:sz w:val="24"/>
          <w:szCs w:val="24"/>
        </w:rPr>
        <w:t xml:space="preserve"> </w:t>
      </w:r>
      <w:r w:rsidR="005159ED" w:rsidRPr="009B6CF1">
        <w:rPr>
          <w:rFonts w:ascii="Times New Roman" w:eastAsia="宋体" w:hAnsi="Times New Roman" w:cs="Times New Roman"/>
          <w:color w:val="000000"/>
          <w:sz w:val="24"/>
          <w:szCs w:val="24"/>
        </w:rPr>
        <w:t>CPR</w:t>
      </w:r>
      <w:r w:rsidR="00497285" w:rsidRPr="009B6CF1">
        <w:rPr>
          <w:rFonts w:ascii="Times New Roman" w:eastAsia="宋体" w:hAnsi="Times New Roman" w:cs="Times New Roman" w:hint="eastAsia"/>
          <w:color w:val="000000"/>
          <w:sz w:val="24"/>
          <w:szCs w:val="24"/>
        </w:rPr>
        <w:t>微生物</w:t>
      </w:r>
      <w:r w:rsidRPr="009B6CF1">
        <w:rPr>
          <w:rFonts w:ascii="Times New Roman" w:eastAsia="宋体" w:hAnsi="Times New Roman" w:cs="Times New Roman"/>
          <w:color w:val="000000"/>
          <w:sz w:val="24"/>
          <w:szCs w:val="24"/>
        </w:rPr>
        <w:t>基因组</w:t>
      </w:r>
      <w:r w:rsidR="00497285" w:rsidRPr="009B6CF1">
        <w:rPr>
          <w:rFonts w:ascii="Times New Roman" w:eastAsia="宋体" w:hAnsi="Times New Roman" w:cs="Times New Roman" w:hint="eastAsia"/>
          <w:color w:val="000000"/>
          <w:sz w:val="24"/>
          <w:szCs w:val="24"/>
        </w:rPr>
        <w:t>内</w:t>
      </w:r>
      <w:r w:rsidRPr="009B6CF1">
        <w:rPr>
          <w:rFonts w:ascii="Times New Roman" w:eastAsia="宋体" w:hAnsi="Times New Roman" w:cs="Times New Roman"/>
          <w:color w:val="000000"/>
          <w:sz w:val="24"/>
          <w:szCs w:val="24"/>
        </w:rPr>
        <w:t>内含子的</w:t>
      </w:r>
      <w:r w:rsidRPr="009B6CF1">
        <w:rPr>
          <w:rFonts w:ascii="Times New Roman" w:eastAsia="宋体" w:hAnsi="Times New Roman" w:cs="Times New Roman"/>
          <w:color w:val="000000"/>
          <w:sz w:val="24"/>
          <w:szCs w:val="24"/>
        </w:rPr>
        <w:t>16S rRNA</w:t>
      </w:r>
      <w:r w:rsidRPr="009B6CF1">
        <w:rPr>
          <w:rFonts w:ascii="Times New Roman" w:eastAsia="宋体" w:hAnsi="Times New Roman" w:cs="Times New Roman"/>
          <w:color w:val="000000"/>
          <w:sz w:val="24"/>
          <w:szCs w:val="24"/>
        </w:rPr>
        <w:t>编码区域</w:t>
      </w:r>
      <w:r w:rsidR="00497285" w:rsidRPr="009B6CF1">
        <w:rPr>
          <w:rFonts w:ascii="Times New Roman" w:eastAsia="宋体" w:hAnsi="Times New Roman" w:cs="Times New Roman" w:hint="eastAsia"/>
          <w:color w:val="000000"/>
          <w:sz w:val="24"/>
          <w:szCs w:val="24"/>
        </w:rPr>
        <w:t>。宏转录组序列覆盖了</w:t>
      </w:r>
      <w:r w:rsidR="00497285" w:rsidRPr="009B6CF1">
        <w:rPr>
          <w:rFonts w:ascii="Times New Roman" w:eastAsia="宋体" w:hAnsi="Times New Roman" w:cs="Times New Roman"/>
          <w:color w:val="000000"/>
          <w:sz w:val="24"/>
          <w:szCs w:val="24"/>
        </w:rPr>
        <w:t xml:space="preserve"> 16S</w:t>
      </w:r>
      <w:r w:rsidR="00497285" w:rsidRPr="009B6CF1">
        <w:rPr>
          <w:rFonts w:ascii="Times New Roman" w:eastAsia="宋体" w:hAnsi="Times New Roman" w:cs="Times New Roman" w:hint="eastAsia"/>
          <w:color w:val="000000"/>
          <w:sz w:val="24"/>
          <w:szCs w:val="24"/>
        </w:rPr>
        <w:t>编码区而非内含子</w:t>
      </w:r>
      <w:r w:rsidR="00040C9E">
        <w:rPr>
          <w:rFonts w:ascii="Times New Roman" w:eastAsia="宋体" w:hAnsi="Times New Roman" w:cs="Times New Roman" w:hint="eastAsia"/>
          <w:color w:val="000000"/>
          <w:sz w:val="24"/>
          <w:szCs w:val="24"/>
        </w:rPr>
        <w:t>插入片段</w:t>
      </w:r>
      <w:r w:rsidR="00497285" w:rsidRPr="009B6CF1">
        <w:rPr>
          <w:rFonts w:ascii="Times New Roman" w:eastAsia="宋体" w:hAnsi="Times New Roman" w:cs="Times New Roman" w:hint="eastAsia"/>
          <w:color w:val="000000"/>
          <w:sz w:val="24"/>
          <w:szCs w:val="24"/>
        </w:rPr>
        <w:t>区</w:t>
      </w:r>
      <w:r w:rsidR="00F2461A" w:rsidRPr="00A013D0">
        <w:rPr>
          <w:rFonts w:ascii="Times New Roman" w:eastAsia="宋体" w:hAnsi="Times New Roman" w:cs="Times New Roman"/>
          <w:color w:val="000000"/>
          <w:sz w:val="24"/>
          <w:szCs w:val="24"/>
        </w:rPr>
        <w:fldChar w:fldCharType="begin"/>
      </w:r>
      <w:r w:rsidR="00F2461A" w:rsidRPr="00A013D0">
        <w:rPr>
          <w:rFonts w:ascii="Times New Roman" w:eastAsia="宋体" w:hAnsi="Times New Roman" w:cs="Times New Roman"/>
          <w:color w:val="000000"/>
          <w:sz w:val="24"/>
          <w:szCs w:val="24"/>
        </w:rPr>
        <w:instrText xml:space="preserve"> ADDIN EN.CITE &lt;EndNote&gt;&lt;Cite&gt;&lt;Author&gt;Brown&lt;/Author&gt;&lt;Year&gt;2015&lt;/Year&gt;&lt;RecNum&gt;2417&lt;/RecNum&gt;&lt;DisplayText&gt;&lt;style face="superscript"&gt;11&lt;/style&gt;&lt;/DisplayText&gt;&lt;record&gt;&lt;rec-number&gt;2417&lt;/rec-number&gt;&lt;foreign-keys&gt;&lt;key app="EN" db-id="tfsrrtdz0feev2ex5r9pf9t70sesw9vzwvez" timestamp="1438827142"&gt;2417&lt;/key&gt;&lt;/foreign-keys&gt;&lt;ref-type name="Journal Article"&gt;17&lt;/ref-type&gt;&lt;contributors&gt;&lt;authors&gt;&lt;author&gt;Brown, Christopher T&lt;/author&gt;&lt;author&gt;Hug, Laura A&lt;/author&gt;&lt;author&gt;Thomas, Brian C&lt;/author&gt;&lt;author&gt;Sharon, Itai&lt;/author&gt;&lt;author&gt;Castelle, Cindy J&lt;/author&gt;&lt;author&gt;Singh, Andrea&lt;/author&gt;&lt;author&gt;Wilkins, Michael J&lt;/author&gt;&lt;author&gt;Wrighton, Kelly C&lt;/author&gt;&lt;author&gt;Williams, Kenneth H&lt;/author&gt;&lt;author&gt;Banfield, Jillian F&lt;/author&gt;&lt;/authors&gt;&lt;/contributors&gt;&lt;titles&gt;&lt;title&gt;Unusual biology across a group comprising more than 15% of domain Bacteria&lt;/title&gt;&lt;secondary-title&gt;Nature&lt;/secondary-title&gt;&lt;/titles&gt;&lt;periodical&gt;&lt;full-title&gt;Nature&lt;/full-title&gt;&lt;abbr-1&gt;Nature&lt;/abbr-1&gt;&lt;abbr-2&gt;Nature&lt;/abbr-2&gt;&lt;/periodical&gt;&lt;pages&gt;208-211&lt;/pages&gt;&lt;volume&gt;523&lt;/volume&gt;&lt;number&gt;7559&lt;/number&gt;&lt;dates&gt;&lt;year&gt;2015&lt;/year&gt;&lt;/dates&gt;&lt;isbn&gt;0028-0836&lt;/isbn&gt;&lt;urls&gt;&lt;/urls&gt;&lt;/record&gt;&lt;/Cite&gt;&lt;/EndNote&gt;</w:instrText>
      </w:r>
      <w:r w:rsidR="00F2461A" w:rsidRPr="00A013D0">
        <w:rPr>
          <w:rFonts w:ascii="Times New Roman" w:eastAsia="宋体" w:hAnsi="Times New Roman" w:cs="Times New Roman"/>
          <w:color w:val="000000"/>
          <w:sz w:val="24"/>
          <w:szCs w:val="24"/>
        </w:rPr>
        <w:fldChar w:fldCharType="separate"/>
      </w:r>
      <w:r w:rsidR="00F2461A" w:rsidRPr="00A013D0">
        <w:rPr>
          <w:rFonts w:ascii="Times New Roman" w:eastAsia="宋体" w:hAnsi="Times New Roman" w:cs="Times New Roman"/>
          <w:noProof/>
          <w:color w:val="000000"/>
          <w:sz w:val="24"/>
          <w:szCs w:val="24"/>
          <w:vertAlign w:val="superscript"/>
        </w:rPr>
        <w:t>11</w:t>
      </w:r>
      <w:r w:rsidR="00F2461A" w:rsidRPr="00A013D0">
        <w:rPr>
          <w:rFonts w:ascii="Times New Roman" w:eastAsia="宋体" w:hAnsi="Times New Roman" w:cs="Times New Roman"/>
          <w:color w:val="000000"/>
          <w:sz w:val="24"/>
          <w:szCs w:val="24"/>
        </w:rPr>
        <w:fldChar w:fldCharType="end"/>
      </w:r>
      <w:r w:rsidR="00497285" w:rsidRPr="009B6CF1">
        <w:rPr>
          <w:rFonts w:ascii="Times New Roman" w:eastAsia="宋体" w:hAnsi="Times New Roman" w:cs="Times New Roman" w:hint="eastAsia"/>
          <w:color w:val="000000"/>
          <w:sz w:val="24"/>
          <w:szCs w:val="24"/>
        </w:rPr>
        <w:t>。</w:t>
      </w:r>
      <w:r w:rsidR="005159ED" w:rsidRPr="009B6CF1">
        <w:rPr>
          <w:rFonts w:ascii="Times New Roman" w:eastAsia="宋体" w:hAnsi="Times New Roman" w:cs="Times New Roman"/>
          <w:color w:val="000000"/>
          <w:sz w:val="24"/>
          <w:szCs w:val="24"/>
        </w:rPr>
        <w:t>(b)</w:t>
      </w:r>
      <w:r w:rsidRPr="009B6CF1">
        <w:rPr>
          <w:rFonts w:ascii="Times New Roman" w:eastAsia="宋体" w:hAnsi="Times New Roman" w:cs="Times New Roman"/>
          <w:color w:val="000000"/>
          <w:sz w:val="24"/>
          <w:szCs w:val="24"/>
        </w:rPr>
        <w:t xml:space="preserve"> </w:t>
      </w:r>
      <w:r w:rsidR="005159ED" w:rsidRPr="009B6CF1">
        <w:rPr>
          <w:rFonts w:ascii="Times New Roman" w:eastAsia="宋体" w:hAnsi="Times New Roman" w:cs="Times New Roman"/>
          <w:color w:val="000000"/>
          <w:sz w:val="24"/>
          <w:szCs w:val="24"/>
        </w:rPr>
        <w:t>“</w:t>
      </w:r>
      <w:proofErr w:type="spellStart"/>
      <w:r w:rsidR="005159ED" w:rsidRPr="009B6CF1">
        <w:rPr>
          <w:rFonts w:ascii="Times New Roman" w:eastAsia="宋体" w:hAnsi="Times New Roman" w:cs="Times New Roman"/>
          <w:color w:val="000000"/>
          <w:sz w:val="24"/>
          <w:szCs w:val="24"/>
        </w:rPr>
        <w:t>Candidatus</w:t>
      </w:r>
      <w:proofErr w:type="spellEnd"/>
      <w:r w:rsidR="005159ED" w:rsidRPr="009B6CF1">
        <w:rPr>
          <w:rFonts w:ascii="Times New Roman" w:eastAsia="宋体" w:hAnsi="Times New Roman" w:cs="Times New Roman"/>
          <w:color w:val="000000"/>
          <w:sz w:val="24"/>
          <w:szCs w:val="24"/>
        </w:rPr>
        <w:t xml:space="preserve"> </w:t>
      </w:r>
      <w:proofErr w:type="spellStart"/>
      <w:r w:rsidR="005159ED" w:rsidRPr="009B6CF1">
        <w:rPr>
          <w:rFonts w:ascii="Times New Roman" w:eastAsia="宋体" w:hAnsi="Times New Roman" w:cs="Times New Roman"/>
          <w:i/>
          <w:iCs/>
          <w:color w:val="000000"/>
          <w:sz w:val="24"/>
          <w:szCs w:val="24"/>
        </w:rPr>
        <w:t>Kryptonia</w:t>
      </w:r>
      <w:proofErr w:type="spellEnd"/>
      <w:r w:rsidR="005159ED" w:rsidRPr="009B6CF1">
        <w:rPr>
          <w:rFonts w:ascii="Times New Roman" w:eastAsia="宋体" w:hAnsi="Times New Roman" w:cs="Times New Roman"/>
          <w:color w:val="000000"/>
          <w:sz w:val="24"/>
          <w:szCs w:val="24"/>
        </w:rPr>
        <w:t>”</w:t>
      </w:r>
      <w:r w:rsidR="00497285" w:rsidRPr="009B6CF1">
        <w:rPr>
          <w:rFonts w:ascii="Times New Roman" w:eastAsia="宋体" w:hAnsi="Times New Roman" w:cs="Times New Roman" w:hint="eastAsia"/>
          <w:color w:val="000000"/>
          <w:sz w:val="24"/>
          <w:szCs w:val="24"/>
        </w:rPr>
        <w:t>（绿色）</w:t>
      </w:r>
      <w:r w:rsidR="005159ED" w:rsidRPr="009B6CF1">
        <w:rPr>
          <w:rFonts w:ascii="Times New Roman" w:eastAsia="宋体" w:hAnsi="Times New Roman" w:cs="Times New Roman"/>
          <w:color w:val="000000"/>
          <w:sz w:val="24"/>
          <w:szCs w:val="24"/>
        </w:rPr>
        <w:t>的</w:t>
      </w:r>
      <w:r w:rsidR="005159ED" w:rsidRPr="00830F9D">
        <w:rPr>
          <w:rFonts w:ascii="Times New Roman" w:eastAsia="宋体" w:hAnsi="Times New Roman" w:cs="Times New Roman"/>
          <w:color w:val="000000"/>
          <w:sz w:val="24"/>
          <w:szCs w:val="24"/>
        </w:rPr>
        <w:t>系统发育</w:t>
      </w:r>
      <w:r w:rsidR="00497285" w:rsidRPr="009B6CF1">
        <w:rPr>
          <w:rFonts w:ascii="Times New Roman" w:eastAsia="宋体" w:hAnsi="Times New Roman" w:cs="Times New Roman" w:hint="eastAsia"/>
          <w:color w:val="000000"/>
          <w:sz w:val="24"/>
          <w:szCs w:val="24"/>
        </w:rPr>
        <w:t>树</w:t>
      </w:r>
      <w:r w:rsidR="005159ED" w:rsidRPr="00830F9D">
        <w:rPr>
          <w:rFonts w:ascii="Times New Roman" w:eastAsia="宋体" w:hAnsi="Times New Roman" w:cs="Times New Roman"/>
          <w:color w:val="000000"/>
          <w:sz w:val="24"/>
          <w:szCs w:val="24"/>
        </w:rPr>
        <w:t>和</w:t>
      </w:r>
      <w:r w:rsidR="00497285" w:rsidRPr="009B6CF1">
        <w:rPr>
          <w:rFonts w:ascii="Times New Roman" w:eastAsia="宋体" w:hAnsi="Times New Roman" w:cs="Times New Roman" w:hint="eastAsia"/>
          <w:color w:val="000000"/>
          <w:sz w:val="24"/>
          <w:szCs w:val="24"/>
        </w:rPr>
        <w:t>其在热泉沉积物中的荧光原位杂交（</w:t>
      </w:r>
      <w:r w:rsidR="005159ED" w:rsidRPr="00830F9D">
        <w:rPr>
          <w:rFonts w:ascii="Times New Roman" w:eastAsia="宋体" w:hAnsi="Times New Roman" w:cs="Times New Roman"/>
          <w:color w:val="000000"/>
          <w:sz w:val="24"/>
          <w:szCs w:val="24"/>
        </w:rPr>
        <w:t>FISH</w:t>
      </w:r>
      <w:r w:rsidR="00497285" w:rsidRPr="009B6CF1">
        <w:rPr>
          <w:rFonts w:ascii="Times New Roman" w:eastAsia="宋体" w:hAnsi="Times New Roman" w:cs="Times New Roman" w:hint="eastAsia"/>
          <w:color w:val="000000"/>
          <w:sz w:val="24"/>
          <w:szCs w:val="24"/>
        </w:rPr>
        <w:t>）影像</w:t>
      </w:r>
      <w:r w:rsidR="00F2461A" w:rsidRPr="00791072">
        <w:rPr>
          <w:rFonts w:ascii="Times New Roman" w:hAnsi="Times New Roman" w:cs="Times New Roman"/>
        </w:rPr>
        <w:fldChar w:fldCharType="begin"/>
      </w:r>
      <w:r w:rsidR="00F2461A" w:rsidRPr="00791072">
        <w:rPr>
          <w:rFonts w:ascii="Times New Roman" w:hAnsi="Times New Roman" w:cs="Times New Roman"/>
        </w:rPr>
        <w:instrText xml:space="preserve"> ADDIN EN.CITE &lt;EndNote&gt;&lt;Cite&gt;&lt;Author&gt;Eloe-Fadrosh&lt;/Author&gt;&lt;Year&gt;2016&lt;/Year&gt;&lt;RecNum&gt;2930&lt;/RecNum&gt;&lt;DisplayText&gt;&lt;style face="superscript"&gt;12&lt;/style&gt;&lt;/DisplayText&gt;&lt;record&gt;&lt;rec-number&gt;2930&lt;/rec-number&gt;&lt;foreign-keys&gt;&lt;key app="EN" db-id="tfsrrtdz0feev2ex5r9pf9t70sesw9vzwvez" timestamp="1608519719"&gt;2930&lt;/key&gt;&lt;/foreign-keys&gt;&lt;ref-type name="Journal Article"&gt;17&lt;/ref-type&gt;&lt;contributors&gt;&lt;authors&gt;&lt;author&gt;Eloe-Fadrosh, Emiley A&lt;/author&gt;&lt;author&gt;Paez-Espino, David&lt;/author&gt;&lt;author&gt;Jarett, Jessica&lt;/author&gt;&lt;author&gt;Dunfield, Peter F&lt;/author&gt;&lt;author&gt;Hedlund, Brian P&lt;/author&gt;&lt;author&gt;Dekas, Anne E&lt;/author&gt;&lt;author&gt;Grasby, Stephen E&lt;/author&gt;&lt;author&gt;Brady, Allyson L&lt;/author&gt;&lt;author&gt;Dong, Hailiang&lt;/author&gt;&lt;author&gt;Briggs, Brandon R&lt;/author&gt;&lt;/authors&gt;&lt;/contributors&gt;&lt;titles&gt;&lt;title&gt;Global metagenomic survey reveals a new bacterial candidate phylum in geothermal springs&lt;/title&gt;&lt;secondary-title&gt;Nature communications&lt;/secondary-title&gt;&lt;/titles&gt;&lt;periodical&gt;&lt;full-title&gt;Nature Communications&lt;/full-title&gt;&lt;abbr-1&gt;Nat. Commun.&lt;/abbr-1&gt;&lt;abbr-2&gt;Nat Commun&lt;/abbr-2&gt;&lt;/periodical&gt;&lt;pages&gt;1-10&lt;/pages&gt;&lt;volume&gt;7&lt;/volume&gt;&lt;number&gt;1&lt;/number&gt;&lt;dates&gt;&lt;year&gt;2016&lt;/year&gt;&lt;/dates&gt;&lt;isbn&gt;2041-1723&lt;/isbn&gt;&lt;urls&gt;&lt;/urls&gt;&lt;/record&gt;&lt;/Cite&gt;&lt;/EndNote&gt;</w:instrText>
      </w:r>
      <w:r w:rsidR="00F2461A" w:rsidRPr="00791072">
        <w:rPr>
          <w:rFonts w:ascii="Times New Roman" w:hAnsi="Times New Roman" w:cs="Times New Roman"/>
        </w:rPr>
        <w:fldChar w:fldCharType="separate"/>
      </w:r>
      <w:r w:rsidR="00F2461A" w:rsidRPr="00791072">
        <w:rPr>
          <w:rFonts w:ascii="Times New Roman" w:hAnsi="Times New Roman" w:cs="Times New Roman"/>
          <w:noProof/>
          <w:vertAlign w:val="superscript"/>
        </w:rPr>
        <w:t>12</w:t>
      </w:r>
      <w:r w:rsidR="00F2461A" w:rsidRPr="00791072">
        <w:rPr>
          <w:rFonts w:ascii="Times New Roman" w:hAnsi="Times New Roman" w:cs="Times New Roman"/>
        </w:rPr>
        <w:fldChar w:fldCharType="end"/>
      </w:r>
      <w:r w:rsidR="005159ED" w:rsidRPr="00830F9D">
        <w:rPr>
          <w:rFonts w:ascii="Times New Roman" w:eastAsia="宋体" w:hAnsi="Times New Roman" w:cs="Times New Roman"/>
          <w:color w:val="000000"/>
          <w:sz w:val="24"/>
          <w:szCs w:val="24"/>
        </w:rPr>
        <w:t>。图片</w:t>
      </w:r>
      <w:r w:rsidR="00AB526F">
        <w:rPr>
          <w:rFonts w:ascii="Times New Roman" w:eastAsia="宋体" w:hAnsi="Times New Roman" w:cs="Times New Roman" w:hint="eastAsia"/>
          <w:color w:val="000000"/>
          <w:sz w:val="24"/>
          <w:szCs w:val="24"/>
        </w:rPr>
        <w:t>设计</w:t>
      </w:r>
      <w:r w:rsidR="005159ED" w:rsidRPr="00F118D4">
        <w:rPr>
          <w:rFonts w:ascii="Times New Roman" w:eastAsia="宋体" w:hAnsi="Times New Roman" w:cs="Times New Roman"/>
          <w:color w:val="000000"/>
          <w:sz w:val="24"/>
          <w:szCs w:val="24"/>
        </w:rPr>
        <w:t>取材于</w:t>
      </w:r>
      <w:r w:rsidR="00F2461A">
        <w:rPr>
          <w:rFonts w:ascii="Times New Roman" w:eastAsia="宋体" w:hAnsi="Times New Roman" w:cs="Times New Roman" w:hint="eastAsia"/>
          <w:color w:val="000000"/>
          <w:sz w:val="24"/>
          <w:szCs w:val="24"/>
        </w:rPr>
        <w:t>文献。</w:t>
      </w:r>
      <w:r w:rsidR="005159ED" w:rsidRPr="009B6CF1">
        <w:rPr>
          <w:rFonts w:ascii="Times New Roman" w:eastAsia="宋体" w:hAnsi="Times New Roman" w:cs="Times New Roman"/>
          <w:color w:val="000000"/>
          <w:sz w:val="24"/>
          <w:szCs w:val="24"/>
        </w:rPr>
        <w:t xml:space="preserve"> </w:t>
      </w:r>
    </w:p>
    <w:p w14:paraId="23E7193D" w14:textId="77B54701" w:rsidR="00171319" w:rsidRPr="00830F9D" w:rsidRDefault="00F321AB" w:rsidP="009B6CF1">
      <w:pPr>
        <w:spacing w:before="240" w:after="120"/>
        <w:ind w:firstLineChars="200" w:firstLine="480"/>
        <w:rPr>
          <w:rStyle w:val="fontstyle01"/>
          <w:rFonts w:ascii="Times New Roman" w:hAnsi="Times New Roman" w:cs="Times New Roman" w:hint="default"/>
        </w:rPr>
      </w:pPr>
      <w:r>
        <w:rPr>
          <w:rStyle w:val="fontstyle01"/>
          <w:rFonts w:ascii="Times New Roman" w:hAnsi="Times New Roman" w:cs="Times New Roman" w:hint="default"/>
        </w:rPr>
        <w:t>宏基因组学研究产生了海量可开源获取的微生物组序列。相应地，针对全球主流公共数据库中宏基因组大数据的宏分析（</w:t>
      </w:r>
      <w:r>
        <w:rPr>
          <w:rStyle w:val="fontstyle01"/>
          <w:rFonts w:ascii="Times New Roman" w:hAnsi="Times New Roman" w:cs="Times New Roman" w:hint="default"/>
        </w:rPr>
        <w:t>meta-analysis</w:t>
      </w:r>
      <w:r>
        <w:rPr>
          <w:rStyle w:val="fontstyle01"/>
          <w:rFonts w:ascii="Times New Roman" w:hAnsi="Times New Roman" w:cs="Times New Roman" w:hint="default"/>
        </w:rPr>
        <w:t>）研究稳步成为新知识与新发现的重要途径。例如：</w:t>
      </w:r>
      <w:r w:rsidR="00C52093">
        <w:rPr>
          <w:rStyle w:val="fontstyle01"/>
          <w:rFonts w:ascii="Times New Roman" w:hAnsi="Times New Roman" w:cs="Times New Roman" w:hint="default"/>
        </w:rPr>
        <w:t>来自</w:t>
      </w:r>
      <w:r>
        <w:rPr>
          <w:rStyle w:val="fontstyle01"/>
          <w:rFonts w:ascii="Times New Roman" w:hAnsi="Times New Roman" w:cs="Times New Roman" w:hint="default"/>
        </w:rPr>
        <w:t>美国能源部联合基因研究所</w:t>
      </w:r>
      <w:r>
        <w:rPr>
          <w:rStyle w:val="fontstyle01"/>
          <w:rFonts w:ascii="Times New Roman" w:hAnsi="Times New Roman" w:cs="Times New Roman" w:hint="default"/>
        </w:rPr>
        <w:t>JGI</w:t>
      </w:r>
      <w:r w:rsidR="00C52093">
        <w:rPr>
          <w:rStyle w:val="fontstyle01"/>
          <w:rFonts w:ascii="Times New Roman" w:hAnsi="Times New Roman" w:cs="Times New Roman" w:hint="default"/>
        </w:rPr>
        <w:t>的研究</w:t>
      </w:r>
      <w:r>
        <w:rPr>
          <w:rStyle w:val="fontstyle01"/>
          <w:rFonts w:ascii="Times New Roman" w:hAnsi="Times New Roman" w:cs="Times New Roman" w:hint="default"/>
        </w:rPr>
        <w:t>团队通过</w:t>
      </w:r>
      <w:r w:rsidR="00C52093" w:rsidRPr="00BC4F7E">
        <w:rPr>
          <w:rStyle w:val="fontstyle01"/>
          <w:rFonts w:ascii="Times New Roman" w:hAnsi="Times New Roman" w:cs="Times New Roman" w:hint="default"/>
        </w:rPr>
        <w:t>JGI</w:t>
      </w:r>
      <w:r w:rsidR="00C52093">
        <w:rPr>
          <w:rStyle w:val="fontstyle01"/>
          <w:rFonts w:ascii="Times New Roman" w:hAnsi="Times New Roman" w:cs="Times New Roman" w:hint="default"/>
        </w:rPr>
        <w:t>-</w:t>
      </w:r>
      <w:r w:rsidR="00C52093" w:rsidRPr="00BC4F7E">
        <w:rPr>
          <w:rStyle w:val="fontstyle01"/>
          <w:rFonts w:ascii="Times New Roman" w:hAnsi="Times New Roman" w:cs="Times New Roman" w:hint="default"/>
        </w:rPr>
        <w:t xml:space="preserve">IMG/M </w:t>
      </w:r>
      <w:r w:rsidR="00C52093" w:rsidRPr="00BC4F7E">
        <w:rPr>
          <w:rStyle w:val="fontstyle01"/>
          <w:rFonts w:ascii="Times New Roman" w:hAnsi="Times New Roman" w:cs="Times New Roman" w:hint="default"/>
        </w:rPr>
        <w:t>数据库</w:t>
      </w:r>
      <w:r w:rsidR="00C52093">
        <w:rPr>
          <w:rStyle w:val="fontstyle01"/>
          <w:rFonts w:ascii="Times New Roman" w:hAnsi="Times New Roman" w:cs="Times New Roman" w:hint="default"/>
        </w:rPr>
        <w:t>中</w:t>
      </w:r>
      <w:r>
        <w:rPr>
          <w:rStyle w:val="fontstyle01"/>
          <w:rFonts w:ascii="Times New Roman" w:hAnsi="Times New Roman" w:cs="Times New Roman" w:hint="default"/>
        </w:rPr>
        <w:t>5.2 TB</w:t>
      </w:r>
      <w:r>
        <w:rPr>
          <w:rStyle w:val="fontstyle01"/>
          <w:rFonts w:ascii="Times New Roman" w:hAnsi="Times New Roman" w:cs="Times New Roman" w:hint="default"/>
        </w:rPr>
        <w:t>宏基因组数据的重分析与深度挖掘，于</w:t>
      </w:r>
      <w:r>
        <w:rPr>
          <w:rStyle w:val="fontstyle01"/>
          <w:rFonts w:ascii="Times New Roman" w:hAnsi="Times New Roman" w:cs="Times New Roman" w:hint="default"/>
        </w:rPr>
        <w:t>2016</w:t>
      </w:r>
      <w:r>
        <w:rPr>
          <w:rStyle w:val="fontstyle01"/>
          <w:rFonts w:ascii="Times New Roman" w:hAnsi="Times New Roman" w:cs="Times New Roman" w:hint="default"/>
        </w:rPr>
        <w:t>率先发现了</w:t>
      </w:r>
      <w:r w:rsidRPr="00BC4F7E">
        <w:rPr>
          <w:rStyle w:val="fontstyle01"/>
          <w:rFonts w:ascii="Times New Roman" w:hAnsi="Times New Roman" w:cs="Times New Roman" w:hint="default"/>
        </w:rPr>
        <w:t>一种新的候选细菌门</w:t>
      </w:r>
      <w:r>
        <w:rPr>
          <w:rStyle w:val="fontstyle01"/>
          <w:rFonts w:ascii="Times New Roman" w:hAnsi="Times New Roman" w:cs="Times New Roman" w:hint="default"/>
        </w:rPr>
        <w:t>“</w:t>
      </w:r>
      <w:proofErr w:type="spellStart"/>
      <w:r w:rsidRPr="00BC4F7E">
        <w:rPr>
          <w:rStyle w:val="fontstyle01"/>
          <w:rFonts w:ascii="Times New Roman" w:hAnsi="Times New Roman" w:cs="Times New Roman" w:hint="default"/>
        </w:rPr>
        <w:t>Candidatus</w:t>
      </w:r>
      <w:proofErr w:type="spellEnd"/>
      <w:r w:rsidRPr="00BC4F7E">
        <w:rPr>
          <w:rStyle w:val="fontstyle01"/>
          <w:rFonts w:ascii="Times New Roman" w:hAnsi="Times New Roman" w:cs="Times New Roman" w:hint="default"/>
        </w:rPr>
        <w:t xml:space="preserve"> </w:t>
      </w:r>
      <w:proofErr w:type="spellStart"/>
      <w:r w:rsidRPr="00D23121">
        <w:rPr>
          <w:rStyle w:val="fontstyle01"/>
          <w:rFonts w:ascii="Times New Roman" w:hAnsi="Times New Roman" w:cs="Times New Roman" w:hint="default"/>
          <w:i/>
          <w:iCs/>
        </w:rPr>
        <w:t>Kryptonia</w:t>
      </w:r>
      <w:proofErr w:type="spellEnd"/>
      <w:r>
        <w:rPr>
          <w:rStyle w:val="fontstyle01"/>
          <w:rFonts w:ascii="Times New Roman" w:hAnsi="Times New Roman" w:cs="Times New Roman" w:hint="default"/>
        </w:rPr>
        <w:t>”</w:t>
      </w:r>
      <w:ins w:id="20" w:author="Liu Yong-Xin" w:date="2020-12-27T22:48:00Z">
        <w:r w:rsidR="00270475">
          <w:rPr>
            <w:rStyle w:val="fontstyle01"/>
            <w:rFonts w:ascii="Times New Roman" w:hAnsi="Times New Roman" w:cs="Times New Roman" w:hint="default"/>
          </w:rPr>
          <w:t>(</w:t>
        </w:r>
        <w:r w:rsidR="00270475">
          <w:rPr>
            <w:rStyle w:val="fontstyle01"/>
            <w:rFonts w:ascii="Times New Roman" w:hAnsi="Times New Roman" w:cs="Times New Roman" w:hint="default"/>
          </w:rPr>
          <w:t>引文</w:t>
        </w:r>
        <w:r w:rsidR="00270475">
          <w:rPr>
            <w:rStyle w:val="fontstyle01"/>
            <w:rFonts w:ascii="Times New Roman" w:hAnsi="Times New Roman" w:cs="Times New Roman" w:hint="default"/>
          </w:rPr>
          <w:t>)</w:t>
        </w:r>
      </w:ins>
      <w:r>
        <w:rPr>
          <w:rStyle w:val="fontstyle01"/>
          <w:rFonts w:ascii="Times New Roman" w:hAnsi="Times New Roman" w:cs="Times New Roman" w:hint="default"/>
        </w:rPr>
        <w:t>。</w:t>
      </w:r>
      <w:r w:rsidRPr="00BC4F7E">
        <w:rPr>
          <w:rStyle w:val="fontstyle01"/>
          <w:rFonts w:ascii="Times New Roman" w:hAnsi="Times New Roman" w:cs="Times New Roman" w:hint="default"/>
        </w:rPr>
        <w:t>结果表明这类菌以异养方式生活，其仅在高温、</w:t>
      </w:r>
      <w:r w:rsidRPr="00BC4F7E">
        <w:rPr>
          <w:rStyle w:val="fontstyle01"/>
          <w:rFonts w:ascii="Times New Roman" w:hAnsi="Times New Roman" w:cs="Times New Roman" w:hint="default"/>
        </w:rPr>
        <w:t xml:space="preserve"> pH</w:t>
      </w:r>
      <w:r w:rsidRPr="00BC4F7E">
        <w:rPr>
          <w:rStyle w:val="fontstyle01"/>
          <w:rFonts w:ascii="Times New Roman" w:hAnsi="Times New Roman" w:cs="Times New Roman" w:hint="default"/>
        </w:rPr>
        <w:t>呈中性的地热泉中存在。该项研究</w:t>
      </w:r>
      <w:r w:rsidR="00C52093">
        <w:rPr>
          <w:rStyle w:val="fontstyle01"/>
          <w:rFonts w:ascii="Times New Roman" w:hAnsi="Times New Roman" w:cs="Times New Roman" w:hint="default"/>
        </w:rPr>
        <w:t>是通过全球公共数据库中可开源获取</w:t>
      </w:r>
      <w:r w:rsidRPr="00BC4F7E">
        <w:rPr>
          <w:rStyle w:val="fontstyle01"/>
          <w:rFonts w:ascii="Times New Roman" w:hAnsi="Times New Roman" w:cs="Times New Roman" w:hint="default"/>
        </w:rPr>
        <w:t>宏基因组数据重分析</w:t>
      </w:r>
      <w:r w:rsidR="00C52093">
        <w:rPr>
          <w:rStyle w:val="fontstyle01"/>
          <w:rFonts w:ascii="Times New Roman" w:hAnsi="Times New Roman" w:cs="Times New Roman" w:hint="default"/>
        </w:rPr>
        <w:t>与深度挖掘来</w:t>
      </w:r>
      <w:r w:rsidRPr="00BC4F7E">
        <w:rPr>
          <w:rStyle w:val="fontstyle01"/>
          <w:rFonts w:ascii="Times New Roman" w:hAnsi="Times New Roman" w:cs="Times New Roman" w:hint="default"/>
        </w:rPr>
        <w:t>发现新</w:t>
      </w:r>
      <w:r w:rsidR="00C52093">
        <w:rPr>
          <w:rStyle w:val="fontstyle01"/>
          <w:rFonts w:ascii="Times New Roman" w:hAnsi="Times New Roman" w:cs="Times New Roman" w:hint="default"/>
        </w:rPr>
        <w:t>的微生物</w:t>
      </w:r>
      <w:r w:rsidRPr="00BC4F7E">
        <w:rPr>
          <w:rStyle w:val="fontstyle01"/>
          <w:rFonts w:ascii="Times New Roman" w:hAnsi="Times New Roman" w:cs="Times New Roman" w:hint="default"/>
        </w:rPr>
        <w:t>物种</w:t>
      </w:r>
      <w:r w:rsidR="00C52093">
        <w:rPr>
          <w:rStyle w:val="fontstyle01"/>
          <w:rFonts w:ascii="Times New Roman" w:hAnsi="Times New Roman" w:cs="Times New Roman" w:hint="default"/>
        </w:rPr>
        <w:t>及其基因组编码的功能潜能的典型范例</w:t>
      </w:r>
      <w:r w:rsidRPr="00BC4F7E">
        <w:rPr>
          <w:rStyle w:val="fontstyle01"/>
          <w:rFonts w:ascii="Times New Roman" w:hAnsi="Times New Roman" w:cs="Times New Roman" w:hint="default"/>
        </w:rPr>
        <w:t>。</w:t>
      </w:r>
    </w:p>
    <w:p w14:paraId="73BFF613" w14:textId="208F6EED" w:rsidR="00D71D29" w:rsidRPr="00FD5C4E" w:rsidRDefault="00D71D29" w:rsidP="00FD5C4E">
      <w:pPr>
        <w:pStyle w:val="4"/>
        <w:numPr>
          <w:ilvl w:val="0"/>
          <w:numId w:val="8"/>
        </w:numPr>
        <w:ind w:left="0" w:firstLine="0"/>
        <w:rPr>
          <w:rPrChange w:id="21" w:author="Liu Yong-Xin" w:date="2020-12-27T23:23:00Z">
            <w:rPr>
              <w:rStyle w:val="fontstyle01"/>
              <w:rFonts w:ascii="Times New Roman" w:hAnsi="Times New Roman" w:cs="Times New Roman" w:hint="default"/>
              <w:b/>
              <w:bCs/>
            </w:rPr>
          </w:rPrChange>
        </w:rPr>
        <w:pPrChange w:id="22" w:author="Liu Yong-Xin" w:date="2020-12-27T23:23:00Z">
          <w:pPr>
            <w:pStyle w:val="a4"/>
            <w:numPr>
              <w:numId w:val="8"/>
            </w:numPr>
            <w:spacing w:before="240" w:after="120"/>
            <w:ind w:left="1080" w:firstLineChars="0" w:hanging="720"/>
          </w:pPr>
        </w:pPrChange>
      </w:pPr>
      <w:r w:rsidRPr="00FD5C4E">
        <w:rPr>
          <w:rPrChange w:id="23" w:author="Liu Yong-Xin" w:date="2020-12-27T23:23:00Z">
            <w:rPr>
              <w:rStyle w:val="fontstyle01"/>
              <w:rFonts w:ascii="Times New Roman" w:hAnsi="Times New Roman" w:cs="Times New Roman" w:hint="default"/>
              <w:b/>
              <w:bCs/>
            </w:rPr>
          </w:rPrChange>
        </w:rPr>
        <w:t>新</w:t>
      </w:r>
      <w:r w:rsidR="00A24311" w:rsidRPr="00FD5C4E">
        <w:rPr>
          <w:rPrChange w:id="24" w:author="Liu Yong-Xin" w:date="2020-12-27T23:23:00Z">
            <w:rPr>
              <w:rStyle w:val="fontstyle01"/>
              <w:rFonts w:ascii="Times New Roman" w:hAnsi="Times New Roman" w:cs="Times New Roman" w:hint="default"/>
              <w:b/>
              <w:bCs/>
            </w:rPr>
          </w:rPrChange>
        </w:rPr>
        <w:t>酶基因（簇）及功能的发现</w:t>
      </w:r>
    </w:p>
    <w:p w14:paraId="3E3DA840" w14:textId="54DA5ABE" w:rsidR="00830F9D" w:rsidRDefault="00D43C60" w:rsidP="009B6CF1">
      <w:pPr>
        <w:spacing w:before="240" w:after="120"/>
        <w:ind w:firstLineChars="200" w:firstLine="480"/>
        <w:rPr>
          <w:rStyle w:val="fontstyle01"/>
          <w:rFonts w:ascii="Times New Roman" w:hAnsi="Times New Roman" w:cs="Times New Roman" w:hint="default"/>
        </w:rPr>
      </w:pPr>
      <w:r>
        <w:rPr>
          <w:rStyle w:val="fontstyle01"/>
          <w:rFonts w:ascii="Times New Roman" w:hAnsi="Times New Roman" w:cs="Times New Roman" w:hint="default"/>
        </w:rPr>
        <w:t>通过环境样品的大规模</w:t>
      </w:r>
      <w:r w:rsidR="00D23121">
        <w:rPr>
          <w:rStyle w:val="fontstyle01"/>
          <w:rFonts w:ascii="Times New Roman" w:hAnsi="Times New Roman" w:cs="Times New Roman" w:hint="default"/>
        </w:rPr>
        <w:t>泛</w:t>
      </w:r>
      <w:r w:rsidR="006B4D88" w:rsidRPr="00BC4F7E">
        <w:rPr>
          <w:rStyle w:val="fontstyle01"/>
          <w:rFonts w:ascii="Times New Roman" w:hAnsi="Times New Roman" w:cs="Times New Roman" w:hint="default"/>
        </w:rPr>
        <w:t>宏基因组学测序分析</w:t>
      </w:r>
      <w:r w:rsidR="000A0B86">
        <w:rPr>
          <w:rStyle w:val="fontstyle01"/>
          <w:rFonts w:ascii="Times New Roman" w:hAnsi="Times New Roman" w:cs="Times New Roman" w:hint="default"/>
        </w:rPr>
        <w:t>还有助于</w:t>
      </w:r>
      <w:r w:rsidR="006B4D88" w:rsidRPr="00BC4F7E">
        <w:rPr>
          <w:rStyle w:val="fontstyle01"/>
          <w:rFonts w:ascii="Times New Roman" w:hAnsi="Times New Roman" w:cs="Times New Roman" w:hint="default"/>
        </w:rPr>
        <w:t>发现新的酶基因系统以及生物合成基因簇。</w:t>
      </w:r>
      <w:r>
        <w:rPr>
          <w:rStyle w:val="fontstyle01"/>
          <w:rFonts w:ascii="Times New Roman" w:hAnsi="Times New Roman" w:cs="Times New Roman" w:hint="default"/>
        </w:rPr>
        <w:t>美国</w:t>
      </w:r>
      <w:r>
        <w:rPr>
          <w:rStyle w:val="fontstyle01"/>
          <w:rFonts w:ascii="Times New Roman" w:hAnsi="Times New Roman" w:cs="Times New Roman" w:hint="default"/>
        </w:rPr>
        <w:t xml:space="preserve">UC </w:t>
      </w:r>
      <w:r w:rsidRPr="00EF6AFB">
        <w:rPr>
          <w:rStyle w:val="fontstyle01"/>
          <w:rFonts w:ascii="Times New Roman" w:hAnsi="Times New Roman" w:cs="Times New Roman" w:hint="default"/>
        </w:rPr>
        <w:t>Berkeley</w:t>
      </w:r>
      <w:r w:rsidRPr="00BC4F7E">
        <w:rPr>
          <w:rStyle w:val="fontstyle01"/>
          <w:rFonts w:ascii="Times New Roman" w:hAnsi="Times New Roman" w:cs="Times New Roman" w:hint="default"/>
        </w:rPr>
        <w:t xml:space="preserve"> </w:t>
      </w:r>
      <w:r w:rsidRPr="00D43C60">
        <w:rPr>
          <w:rFonts w:ascii="Times New Roman" w:eastAsia="宋体" w:hAnsi="Times New Roman" w:cs="Times New Roman" w:hint="eastAsia"/>
          <w:color w:val="000000"/>
          <w:sz w:val="24"/>
          <w:szCs w:val="24"/>
        </w:rPr>
        <w:t>地球与环境科学系</w:t>
      </w:r>
      <w:r>
        <w:rPr>
          <w:rFonts w:ascii="Times New Roman" w:eastAsia="宋体" w:hAnsi="Times New Roman" w:cs="Times New Roman" w:hint="eastAsia"/>
          <w:color w:val="000000"/>
          <w:sz w:val="24"/>
          <w:szCs w:val="24"/>
        </w:rPr>
        <w:t>J</w:t>
      </w:r>
      <w:r>
        <w:rPr>
          <w:rFonts w:ascii="Times New Roman" w:eastAsia="宋体" w:hAnsi="Times New Roman" w:cs="Times New Roman"/>
          <w:color w:val="000000"/>
          <w:sz w:val="24"/>
          <w:szCs w:val="24"/>
        </w:rPr>
        <w:t>ill Banfield</w:t>
      </w:r>
      <w:r>
        <w:rPr>
          <w:rFonts w:ascii="Times New Roman" w:eastAsia="宋体" w:hAnsi="Times New Roman" w:cs="Times New Roman" w:hint="eastAsia"/>
          <w:color w:val="000000"/>
          <w:sz w:val="24"/>
          <w:szCs w:val="24"/>
        </w:rPr>
        <w:t>教授</w:t>
      </w:r>
      <w:r>
        <w:rPr>
          <w:rFonts w:ascii="Times New Roman" w:eastAsia="宋体" w:hAnsi="Times New Roman" w:cs="Times New Roman" w:hint="eastAsia"/>
          <w:color w:val="000000"/>
          <w:sz w:val="24"/>
          <w:szCs w:val="24"/>
        </w:rPr>
        <w:lastRenderedPageBreak/>
        <w:t>和</w:t>
      </w:r>
      <w:r w:rsidRPr="00D43C60">
        <w:rPr>
          <w:rFonts w:ascii="Times New Roman" w:eastAsia="宋体" w:hAnsi="Times New Roman" w:cs="Times New Roman" w:hint="eastAsia"/>
          <w:color w:val="000000"/>
          <w:sz w:val="24"/>
          <w:szCs w:val="24"/>
        </w:rPr>
        <w:t>生物化学与分子生物学</w:t>
      </w:r>
      <w:r>
        <w:rPr>
          <w:rFonts w:ascii="Times New Roman" w:eastAsia="宋体" w:hAnsi="Times New Roman" w:cs="Times New Roman" w:hint="eastAsia"/>
          <w:color w:val="000000"/>
          <w:sz w:val="24"/>
          <w:szCs w:val="24"/>
        </w:rPr>
        <w:t>系</w:t>
      </w:r>
      <w:r w:rsidRPr="00D43C60">
        <w:rPr>
          <w:rFonts w:ascii="Times New Roman" w:eastAsia="宋体" w:hAnsi="Times New Roman" w:cs="Times New Roman"/>
          <w:color w:val="000000"/>
          <w:sz w:val="24"/>
          <w:szCs w:val="24"/>
        </w:rPr>
        <w:t xml:space="preserve">Jennifer </w:t>
      </w:r>
      <w:proofErr w:type="spellStart"/>
      <w:r w:rsidRPr="00D43C60">
        <w:rPr>
          <w:rFonts w:ascii="Times New Roman" w:eastAsia="宋体" w:hAnsi="Times New Roman" w:cs="Times New Roman"/>
          <w:color w:val="000000"/>
          <w:sz w:val="24"/>
          <w:szCs w:val="24"/>
        </w:rPr>
        <w:t>Doudna</w:t>
      </w:r>
      <w:proofErr w:type="spellEnd"/>
      <w:r>
        <w:rPr>
          <w:rFonts w:ascii="Times New Roman" w:eastAsia="宋体" w:hAnsi="Times New Roman" w:cs="Times New Roman" w:hint="eastAsia"/>
          <w:color w:val="000000"/>
          <w:sz w:val="24"/>
          <w:szCs w:val="24"/>
        </w:rPr>
        <w:t>教授团队开展交叉学科合作，解析了来自</w:t>
      </w:r>
      <w:r>
        <w:rPr>
          <w:rStyle w:val="fontstyle01"/>
          <w:rFonts w:ascii="Times New Roman" w:hAnsi="Times New Roman" w:cs="Times New Roman" w:hint="default"/>
        </w:rPr>
        <w:t>地</w:t>
      </w:r>
      <w:r w:rsidR="00FF0EAC" w:rsidRPr="00BC4F7E">
        <w:rPr>
          <w:rStyle w:val="fontstyle01"/>
          <w:rFonts w:ascii="Times New Roman" w:hAnsi="Times New Roman" w:cs="Times New Roman" w:hint="default"/>
        </w:rPr>
        <w:t>下水、底泥、生物膜、土壤以及婴儿肠道等</w:t>
      </w:r>
      <w:r>
        <w:rPr>
          <w:rStyle w:val="fontstyle01"/>
          <w:rFonts w:ascii="Times New Roman" w:hAnsi="Times New Roman" w:cs="Times New Roman" w:hint="default"/>
        </w:rPr>
        <w:t>环境微生物样品中</w:t>
      </w:r>
      <w:r>
        <w:rPr>
          <w:rStyle w:val="fontstyle01"/>
          <w:rFonts w:ascii="Times New Roman" w:hAnsi="Times New Roman" w:cs="Times New Roman" w:hint="default"/>
        </w:rPr>
        <w:t>TB</w:t>
      </w:r>
      <w:r>
        <w:rPr>
          <w:rStyle w:val="fontstyle01"/>
          <w:rFonts w:ascii="Times New Roman" w:hAnsi="Times New Roman" w:cs="Times New Roman" w:hint="default"/>
        </w:rPr>
        <w:t>级别的</w:t>
      </w:r>
      <w:r w:rsidR="00D23121">
        <w:rPr>
          <w:rStyle w:val="fontstyle01"/>
          <w:rFonts w:ascii="Times New Roman" w:hAnsi="Times New Roman" w:cs="Times New Roman" w:hint="default"/>
        </w:rPr>
        <w:t>泛</w:t>
      </w:r>
      <w:r w:rsidR="00677DFC" w:rsidRPr="00BC4F7E">
        <w:rPr>
          <w:rStyle w:val="fontstyle01"/>
          <w:rFonts w:ascii="Times New Roman" w:hAnsi="Times New Roman" w:cs="Times New Roman" w:hint="default"/>
        </w:rPr>
        <w:t>宏基因组数据</w:t>
      </w:r>
      <w:r>
        <w:rPr>
          <w:rStyle w:val="fontstyle01"/>
          <w:rFonts w:ascii="Times New Roman" w:hAnsi="Times New Roman" w:cs="Times New Roman" w:hint="default"/>
        </w:rPr>
        <w:t>；通过组装、分箱等</w:t>
      </w:r>
      <w:r w:rsidRPr="00D43C60">
        <w:rPr>
          <w:rStyle w:val="fontstyle01"/>
          <w:rFonts w:ascii="Times New Roman" w:hAnsi="Times New Roman" w:cs="Times New Roman" w:hint="default"/>
        </w:rPr>
        <w:t>深度挖掘</w:t>
      </w:r>
      <w:r>
        <w:rPr>
          <w:rStyle w:val="fontstyle01"/>
          <w:rFonts w:ascii="Times New Roman" w:hAnsi="Times New Roman" w:cs="Times New Roman" w:hint="default"/>
        </w:rPr>
        <w:t>手段</w:t>
      </w:r>
      <w:r w:rsidR="00FF0EAC" w:rsidRPr="00BC4F7E">
        <w:rPr>
          <w:rStyle w:val="fontstyle01"/>
          <w:rFonts w:ascii="Times New Roman" w:hAnsi="Times New Roman" w:cs="Times New Roman" w:hint="default"/>
        </w:rPr>
        <w:t>从得到了</w:t>
      </w:r>
      <w:r w:rsidR="00FF0EAC" w:rsidRPr="00BC4F7E">
        <w:rPr>
          <w:rStyle w:val="fontstyle01"/>
          <w:rFonts w:ascii="Times New Roman" w:hAnsi="Times New Roman" w:cs="Times New Roman" w:hint="default"/>
        </w:rPr>
        <w:t>1.55</w:t>
      </w:r>
      <w:r w:rsidR="00FF0EAC" w:rsidRPr="00BC4F7E">
        <w:rPr>
          <w:rStyle w:val="fontstyle01"/>
          <w:rFonts w:ascii="Times New Roman" w:hAnsi="Times New Roman" w:cs="Times New Roman" w:hint="default"/>
        </w:rPr>
        <w:t>亿个</w:t>
      </w:r>
      <w:r w:rsidR="004A30B6" w:rsidRPr="00BC4F7E">
        <w:rPr>
          <w:rStyle w:val="fontstyle01"/>
          <w:rFonts w:ascii="Times New Roman" w:hAnsi="Times New Roman" w:cs="Times New Roman" w:hint="default"/>
        </w:rPr>
        <w:t>蛋白编码基因</w:t>
      </w:r>
      <w:r>
        <w:rPr>
          <w:rStyle w:val="fontstyle01"/>
          <w:rFonts w:ascii="Times New Roman" w:hAnsi="Times New Roman" w:cs="Times New Roman" w:hint="default"/>
        </w:rPr>
        <w:t>和大量</w:t>
      </w:r>
      <w:r>
        <w:rPr>
          <w:rStyle w:val="fontstyle01"/>
          <w:rFonts w:ascii="Times New Roman" w:hAnsi="Times New Roman" w:cs="Times New Roman" w:hint="default"/>
        </w:rPr>
        <w:t>MAGs</w:t>
      </w:r>
      <w:r>
        <w:rPr>
          <w:rStyle w:val="fontstyle01"/>
          <w:rFonts w:ascii="Times New Roman" w:hAnsi="Times New Roman" w:cs="Times New Roman" w:hint="default"/>
        </w:rPr>
        <w:t>序列</w:t>
      </w:r>
      <w:r w:rsidR="00830F9D">
        <w:rPr>
          <w:rStyle w:val="fontstyle01"/>
          <w:rFonts w:ascii="Times New Roman" w:hAnsi="Times New Roman" w:cs="Times New Roman" w:hint="default"/>
        </w:rPr>
        <w:fldChar w:fldCharType="begin"/>
      </w:r>
      <w:r w:rsidR="00830F9D">
        <w:rPr>
          <w:rStyle w:val="fontstyle01"/>
          <w:rFonts w:ascii="Times New Roman" w:hAnsi="Times New Roman" w:cs="Times New Roman" w:hint="default"/>
        </w:rPr>
        <w:instrText xml:space="preserve"> ADDIN EN.CITE &lt;EndNote&gt;&lt;Cite&gt;&lt;Author&gt;Burstein&lt;/Author&gt;&lt;Year&gt;2017&lt;/Year&gt;&lt;RecNum&gt;2837&lt;/RecNum&gt;&lt;DisplayText&gt;&lt;style face="superscript"&gt;13&lt;/style&gt;&lt;/DisplayText&gt;&lt;record&gt;&lt;rec-number&gt;2837&lt;/rec-number&gt;&lt;foreign-keys&gt;&lt;key app="EN" db-id="tfsrrtdz0feev2ex5r9pf9t70sesw9vzwvez" timestamp="1586134524"&gt;2837&lt;/key&gt;&lt;/foreign-keys&gt;&lt;ref-type name="Journal Article"&gt;17&lt;/ref-type&gt;&lt;contributors&gt;&lt;authors&gt;&lt;author&gt;Burstein, David&lt;/author&gt;&lt;author&gt;Harrington, Lucas B&lt;/author&gt;&lt;author&gt;Strutt, Steven C&lt;/author&gt;&lt;author&gt;Probst, Alexander J&lt;/author&gt;&lt;author&gt;Anantharaman, Karthik&lt;/author&gt;&lt;author&gt;Thomas, Brian C&lt;/author&gt;&lt;author&gt;Doudna, Jennifer A&lt;/author&gt;&lt;author&gt;Banfield, Jillian F&lt;/author&gt;&lt;/authors&gt;&lt;/contributors&gt;&lt;titles&gt;&lt;title&gt;New CRISPR–Cas systems from uncultivated microbes&lt;/title&gt;&lt;secondary-title&gt;Nature&lt;/secondary-title&gt;&lt;/titles&gt;&lt;periodical&gt;&lt;full-title&gt;Nature&lt;/full-title&gt;&lt;abbr-1&gt;Nature&lt;/abbr-1&gt;&lt;abbr-2&gt;Nature&lt;/abbr-2&gt;&lt;/periodical&gt;&lt;pages&gt;237-241&lt;/pages&gt;&lt;volume&gt;542&lt;/volume&gt;&lt;number&gt;7640&lt;/number&gt;&lt;dates&gt;&lt;year&gt;2017&lt;/year&gt;&lt;/dates&gt;&lt;isbn&gt;1476-4687&lt;/isbn&gt;&lt;urls&gt;&lt;related-urls&gt;&lt;url&gt;https://escholarship.org/content/qt3bg1f0t3/qt3bg1f0t3.pdf?t=oszfcs&lt;/url&gt;&lt;/related-urls&gt;&lt;/urls&gt;&lt;/record&gt;&lt;/Cite&gt;&lt;/EndNote&gt;</w:instrText>
      </w:r>
      <w:r w:rsidR="00830F9D">
        <w:rPr>
          <w:rStyle w:val="fontstyle01"/>
          <w:rFonts w:ascii="Times New Roman" w:hAnsi="Times New Roman" w:cs="Times New Roman" w:hint="default"/>
        </w:rPr>
        <w:fldChar w:fldCharType="separate"/>
      </w:r>
      <w:r w:rsidR="00830F9D" w:rsidRPr="00830F9D">
        <w:rPr>
          <w:rStyle w:val="fontstyle01"/>
          <w:rFonts w:ascii="Times New Roman" w:hAnsi="Times New Roman" w:cs="Times New Roman" w:hint="default"/>
          <w:noProof/>
          <w:vertAlign w:val="superscript"/>
        </w:rPr>
        <w:t>13</w:t>
      </w:r>
      <w:r w:rsidR="00830F9D">
        <w:rPr>
          <w:rStyle w:val="fontstyle01"/>
          <w:rFonts w:ascii="Times New Roman" w:hAnsi="Times New Roman" w:cs="Times New Roman" w:hint="default"/>
        </w:rPr>
        <w:fldChar w:fldCharType="end"/>
      </w:r>
      <w:r>
        <w:rPr>
          <w:rStyle w:val="fontstyle01"/>
          <w:rFonts w:ascii="Times New Roman" w:hAnsi="Times New Roman" w:cs="Times New Roman" w:hint="default"/>
        </w:rPr>
        <w:t>。该</w:t>
      </w:r>
      <w:r w:rsidR="00830F9D">
        <w:rPr>
          <w:rStyle w:val="fontstyle01"/>
          <w:rFonts w:ascii="Times New Roman" w:hAnsi="Times New Roman" w:cs="Times New Roman" w:hint="default"/>
        </w:rPr>
        <w:t>研究</w:t>
      </w:r>
      <w:r w:rsidR="00677DFC" w:rsidRPr="00BC4F7E">
        <w:rPr>
          <w:rStyle w:val="fontstyle01"/>
          <w:rFonts w:ascii="Times New Roman" w:hAnsi="Times New Roman" w:cs="Times New Roman" w:hint="default"/>
        </w:rPr>
        <w:t>通过</w:t>
      </w:r>
      <w:r>
        <w:rPr>
          <w:rStyle w:val="fontstyle01"/>
          <w:rFonts w:ascii="Times New Roman" w:hAnsi="Times New Roman" w:cs="Times New Roman" w:hint="default"/>
        </w:rPr>
        <w:t>未培养微生物基于组信息的深度</w:t>
      </w:r>
      <w:r w:rsidR="00677DFC" w:rsidRPr="00BC4F7E">
        <w:rPr>
          <w:rStyle w:val="fontstyle01"/>
          <w:rFonts w:ascii="Times New Roman" w:hAnsi="Times New Roman" w:cs="Times New Roman" w:hint="default"/>
        </w:rPr>
        <w:t>挖掘，</w:t>
      </w:r>
      <w:r w:rsidR="00830F9D">
        <w:rPr>
          <w:rStyle w:val="fontstyle01"/>
          <w:rFonts w:ascii="Times New Roman" w:hAnsi="Times New Roman" w:cs="Times New Roman" w:hint="default"/>
        </w:rPr>
        <w:t>鉴定第一个来自</w:t>
      </w:r>
      <w:r w:rsidR="00830F9D" w:rsidRPr="00BC4F7E">
        <w:rPr>
          <w:rStyle w:val="fontstyle01"/>
          <w:rFonts w:ascii="Times New Roman" w:hAnsi="Times New Roman" w:cs="Times New Roman" w:hint="default"/>
        </w:rPr>
        <w:t>古菌</w:t>
      </w:r>
      <w:r w:rsidR="00830F9D">
        <w:rPr>
          <w:rStyle w:val="fontstyle01"/>
          <w:rFonts w:ascii="Times New Roman" w:hAnsi="Times New Roman" w:cs="Times New Roman" w:hint="default"/>
        </w:rPr>
        <w:t>域的</w:t>
      </w:r>
      <w:r w:rsidR="00677DFC" w:rsidRPr="00BC4F7E">
        <w:rPr>
          <w:rStyle w:val="fontstyle01"/>
          <w:rFonts w:ascii="Times New Roman" w:hAnsi="Times New Roman" w:cs="Times New Roman" w:hint="default"/>
        </w:rPr>
        <w:t>Cas9</w:t>
      </w:r>
      <w:r w:rsidR="00677DFC" w:rsidRPr="00BC4F7E">
        <w:rPr>
          <w:rStyle w:val="fontstyle01"/>
          <w:rFonts w:ascii="Times New Roman" w:hAnsi="Times New Roman" w:cs="Times New Roman" w:hint="default"/>
        </w:rPr>
        <w:t>蛋白，还在</w:t>
      </w:r>
      <w:r w:rsidR="00830F9D">
        <w:rPr>
          <w:rStyle w:val="fontstyle01"/>
          <w:rFonts w:ascii="Times New Roman" w:hAnsi="Times New Roman" w:cs="Times New Roman" w:hint="default"/>
        </w:rPr>
        <w:t>未培养</w:t>
      </w:r>
      <w:r w:rsidR="00677DFC" w:rsidRPr="00BC4F7E">
        <w:rPr>
          <w:rStyle w:val="fontstyle01"/>
          <w:rFonts w:ascii="Times New Roman" w:hAnsi="Times New Roman" w:cs="Times New Roman" w:hint="default"/>
        </w:rPr>
        <w:t>细菌中发现了两种新的</w:t>
      </w:r>
      <w:r w:rsidR="00677DFC" w:rsidRPr="00BC4F7E">
        <w:rPr>
          <w:rStyle w:val="fontstyle01"/>
          <w:rFonts w:ascii="Times New Roman" w:hAnsi="Times New Roman" w:cs="Times New Roman" w:hint="default"/>
        </w:rPr>
        <w:t>CRISPR-Cas</w:t>
      </w:r>
      <w:r w:rsidR="00677DFC" w:rsidRPr="00BC4F7E">
        <w:rPr>
          <w:rStyle w:val="fontstyle01"/>
          <w:rFonts w:ascii="Times New Roman" w:hAnsi="Times New Roman" w:cs="Times New Roman" w:hint="default"/>
        </w:rPr>
        <w:t>系统</w:t>
      </w:r>
      <w:r w:rsidR="00830F9D">
        <w:rPr>
          <w:rStyle w:val="fontstyle01"/>
          <w:rFonts w:ascii="Times New Roman" w:hAnsi="Times New Roman" w:cs="Times New Roman" w:hint="default"/>
        </w:rPr>
        <w:t>，并将其命名为</w:t>
      </w:r>
      <w:r w:rsidR="00677DFC" w:rsidRPr="00BC4F7E">
        <w:rPr>
          <w:rStyle w:val="fontstyle01"/>
          <w:rFonts w:ascii="Times New Roman" w:hAnsi="Times New Roman" w:cs="Times New Roman" w:hint="default"/>
        </w:rPr>
        <w:t>CRISPR-</w:t>
      </w:r>
      <w:proofErr w:type="spellStart"/>
      <w:r w:rsidR="00677DFC" w:rsidRPr="00BC4F7E">
        <w:rPr>
          <w:rStyle w:val="fontstyle01"/>
          <w:rFonts w:ascii="Times New Roman" w:hAnsi="Times New Roman" w:cs="Times New Roman" w:hint="default"/>
        </w:rPr>
        <w:t>CasX</w:t>
      </w:r>
      <w:proofErr w:type="spellEnd"/>
      <w:r w:rsidR="00677DFC" w:rsidRPr="00BC4F7E">
        <w:rPr>
          <w:rStyle w:val="fontstyle01"/>
          <w:rFonts w:ascii="Times New Roman" w:hAnsi="Times New Roman" w:cs="Times New Roman" w:hint="default"/>
        </w:rPr>
        <w:t>和</w:t>
      </w:r>
      <w:r w:rsidR="00677DFC" w:rsidRPr="00BC4F7E">
        <w:rPr>
          <w:rStyle w:val="fontstyle01"/>
          <w:rFonts w:ascii="Times New Roman" w:hAnsi="Times New Roman" w:cs="Times New Roman" w:hint="default"/>
        </w:rPr>
        <w:t>CRISPR-</w:t>
      </w:r>
      <w:proofErr w:type="spellStart"/>
      <w:r w:rsidR="00677DFC" w:rsidRPr="00BC4F7E">
        <w:rPr>
          <w:rStyle w:val="fontstyle01"/>
          <w:rFonts w:ascii="Times New Roman" w:hAnsi="Times New Roman" w:cs="Times New Roman" w:hint="default"/>
        </w:rPr>
        <w:t>CasY</w:t>
      </w:r>
      <w:proofErr w:type="spellEnd"/>
      <w:r w:rsidR="00677DFC" w:rsidRPr="00BC4F7E">
        <w:rPr>
          <w:rStyle w:val="fontstyle01"/>
          <w:rFonts w:ascii="Times New Roman" w:hAnsi="Times New Roman" w:cs="Times New Roman" w:hint="default"/>
        </w:rPr>
        <w:t>系统</w:t>
      </w:r>
      <w:r w:rsidR="00830F9D">
        <w:rPr>
          <w:rStyle w:val="fontstyle01"/>
          <w:rFonts w:ascii="Times New Roman" w:hAnsi="Times New Roman" w:cs="Times New Roman" w:hint="default"/>
        </w:rPr>
        <w:t>，该成果于</w:t>
      </w:r>
      <w:r w:rsidR="00830F9D" w:rsidRPr="00BC4F7E">
        <w:rPr>
          <w:rStyle w:val="fontstyle01"/>
          <w:rFonts w:ascii="Times New Roman" w:hAnsi="Times New Roman" w:cs="Times New Roman" w:hint="default"/>
        </w:rPr>
        <w:t>2017</w:t>
      </w:r>
      <w:r w:rsidR="00830F9D" w:rsidRPr="00BC4F7E">
        <w:rPr>
          <w:rStyle w:val="fontstyle01"/>
          <w:rFonts w:ascii="Times New Roman" w:hAnsi="Times New Roman" w:cs="Times New Roman" w:hint="default"/>
        </w:rPr>
        <w:t>年</w:t>
      </w:r>
      <w:r w:rsidR="00830F9D">
        <w:rPr>
          <w:rStyle w:val="fontstyle01"/>
          <w:rFonts w:ascii="Times New Roman" w:hAnsi="Times New Roman" w:cs="Times New Roman" w:hint="default"/>
        </w:rPr>
        <w:t>发表在</w:t>
      </w:r>
      <w:r w:rsidR="00830F9D" w:rsidRPr="00D43C60">
        <w:rPr>
          <w:rStyle w:val="fontstyle01"/>
          <w:rFonts w:ascii="Times New Roman" w:hAnsi="Times New Roman" w:cs="Times New Roman" w:hint="default"/>
        </w:rPr>
        <w:t>《自然》</w:t>
      </w:r>
      <w:r w:rsidR="00830F9D">
        <w:rPr>
          <w:rStyle w:val="fontstyle01"/>
          <w:rFonts w:ascii="Times New Roman" w:hAnsi="Times New Roman" w:cs="Times New Roman" w:hint="default"/>
        </w:rPr>
        <w:fldChar w:fldCharType="begin"/>
      </w:r>
      <w:r w:rsidR="00830F9D">
        <w:rPr>
          <w:rStyle w:val="fontstyle01"/>
          <w:rFonts w:ascii="Times New Roman" w:hAnsi="Times New Roman" w:cs="Times New Roman" w:hint="default"/>
        </w:rPr>
        <w:instrText xml:space="preserve"> ADDIN EN.CITE &lt;EndNote&gt;&lt;Cite&gt;&lt;Author&gt;Burstein&lt;/Author&gt;&lt;Year&gt;2017&lt;/Year&gt;&lt;RecNum&gt;2837&lt;/RecNum&gt;&lt;DisplayText&gt;&lt;style face="superscript"&gt;13&lt;/style&gt;&lt;/DisplayText&gt;&lt;record&gt;&lt;rec-number&gt;2837&lt;/rec-number&gt;&lt;foreign-keys&gt;&lt;key app="EN" db-id="tfsrrtdz0feev2ex5r9pf9t70sesw9vzwvez" timestamp="1586134524"&gt;2837&lt;/key&gt;&lt;/foreign-keys&gt;&lt;ref-type name="Journal Article"&gt;17&lt;/ref-type&gt;&lt;contributors&gt;&lt;authors&gt;&lt;author&gt;Burstein, David&lt;/author&gt;&lt;author&gt;Harrington, Lucas B&lt;/author&gt;&lt;author&gt;Strutt, Steven C&lt;/author&gt;&lt;author&gt;Probst, Alexander J&lt;/author&gt;&lt;author&gt;Anantharaman, Karthik&lt;/author&gt;&lt;author&gt;Thomas, Brian C&lt;/author&gt;&lt;author&gt;Doudna, Jennifer A&lt;/author&gt;&lt;author&gt;Banfield, Jillian F&lt;/author&gt;&lt;/authors&gt;&lt;/contributors&gt;&lt;titles&gt;&lt;title&gt;New CRISPR–Cas systems from uncultivated microbes&lt;/title&gt;&lt;secondary-title&gt;Nature&lt;/secondary-title&gt;&lt;/titles&gt;&lt;periodical&gt;&lt;full-title&gt;Nature&lt;/full-title&gt;&lt;abbr-1&gt;Nature&lt;/abbr-1&gt;&lt;abbr-2&gt;Nature&lt;/abbr-2&gt;&lt;/periodical&gt;&lt;pages&gt;237-241&lt;/pages&gt;&lt;volume&gt;542&lt;/volume&gt;&lt;number&gt;7640&lt;/number&gt;&lt;dates&gt;&lt;year&gt;2017&lt;/year&gt;&lt;/dates&gt;&lt;isbn&gt;1476-4687&lt;/isbn&gt;&lt;urls&gt;&lt;related-urls&gt;&lt;url&gt;https://escholarship.org/content/qt3bg1f0t3/qt3bg1f0t3.pdf?t=oszfcs&lt;/url&gt;&lt;/related-urls&gt;&lt;/urls&gt;&lt;/record&gt;&lt;/Cite&gt;&lt;/EndNote&gt;</w:instrText>
      </w:r>
      <w:r w:rsidR="00830F9D">
        <w:rPr>
          <w:rStyle w:val="fontstyle01"/>
          <w:rFonts w:ascii="Times New Roman" w:hAnsi="Times New Roman" w:cs="Times New Roman" w:hint="default"/>
        </w:rPr>
        <w:fldChar w:fldCharType="separate"/>
      </w:r>
      <w:r w:rsidR="00830F9D" w:rsidRPr="00830F9D">
        <w:rPr>
          <w:rStyle w:val="fontstyle01"/>
          <w:rFonts w:ascii="Times New Roman" w:hAnsi="Times New Roman" w:cs="Times New Roman" w:hint="default"/>
          <w:noProof/>
          <w:vertAlign w:val="superscript"/>
        </w:rPr>
        <w:t>13</w:t>
      </w:r>
      <w:r w:rsidR="00830F9D">
        <w:rPr>
          <w:rStyle w:val="fontstyle01"/>
          <w:rFonts w:ascii="Times New Roman" w:hAnsi="Times New Roman" w:cs="Times New Roman" w:hint="default"/>
        </w:rPr>
        <w:fldChar w:fldCharType="end"/>
      </w:r>
      <w:r w:rsidR="00677DFC" w:rsidRPr="00BC4F7E">
        <w:rPr>
          <w:rStyle w:val="fontstyle01"/>
          <w:rFonts w:ascii="Times New Roman" w:hAnsi="Times New Roman" w:cs="Times New Roman" w:hint="default"/>
        </w:rPr>
        <w:t>。</w:t>
      </w:r>
      <w:proofErr w:type="spellStart"/>
      <w:r w:rsidR="00830F9D" w:rsidRPr="00830F9D">
        <w:rPr>
          <w:rStyle w:val="fontstyle01"/>
          <w:rFonts w:ascii="Times New Roman" w:hAnsi="Times New Roman" w:cs="Times New Roman" w:hint="default"/>
        </w:rPr>
        <w:t>Doudna</w:t>
      </w:r>
      <w:proofErr w:type="spellEnd"/>
      <w:r w:rsidR="00830F9D" w:rsidRPr="00830F9D">
        <w:rPr>
          <w:rStyle w:val="fontstyle01"/>
          <w:rFonts w:ascii="Times New Roman" w:hAnsi="Times New Roman" w:cs="Times New Roman" w:hint="default"/>
        </w:rPr>
        <w:t>教授</w:t>
      </w:r>
      <w:r w:rsidR="00830F9D">
        <w:rPr>
          <w:rStyle w:val="fontstyle01"/>
          <w:rFonts w:ascii="Times New Roman" w:hAnsi="Times New Roman" w:cs="Times New Roman" w:hint="default"/>
        </w:rPr>
        <w:t>及其合作者率先在基于</w:t>
      </w:r>
      <w:r w:rsidR="007253DE" w:rsidRPr="00BC4F7E">
        <w:rPr>
          <w:rStyle w:val="fontstyle01"/>
          <w:rFonts w:ascii="Times New Roman" w:hAnsi="Times New Roman" w:cs="Times New Roman" w:hint="default"/>
        </w:rPr>
        <w:t>CRISPR-Cas</w:t>
      </w:r>
      <w:r w:rsidR="00830F9D">
        <w:rPr>
          <w:rStyle w:val="fontstyle01"/>
          <w:rFonts w:ascii="Times New Roman" w:hAnsi="Times New Roman" w:cs="Times New Roman" w:hint="default"/>
        </w:rPr>
        <w:t>系统的</w:t>
      </w:r>
      <w:r w:rsidR="00830F9D" w:rsidRPr="00830F9D">
        <w:rPr>
          <w:rStyle w:val="fontstyle01"/>
          <w:rFonts w:ascii="Times New Roman" w:hAnsi="Times New Roman" w:cs="Times New Roman" w:hint="default"/>
        </w:rPr>
        <w:t>基因编辑</w:t>
      </w:r>
      <w:r w:rsidR="00830F9D">
        <w:rPr>
          <w:rStyle w:val="fontstyle01"/>
          <w:rFonts w:ascii="Times New Roman" w:hAnsi="Times New Roman" w:cs="Times New Roman" w:hint="default"/>
        </w:rPr>
        <w:t>领域取得了重大原创性突破，</w:t>
      </w:r>
      <w:bookmarkStart w:id="25" w:name="OLE_LINK9"/>
      <w:r w:rsidR="009F6CB2">
        <w:rPr>
          <w:rStyle w:val="fontstyle01"/>
          <w:rFonts w:ascii="Times New Roman" w:hAnsi="Times New Roman" w:cs="Times New Roman" w:hint="default"/>
        </w:rPr>
        <w:t>被授予</w:t>
      </w:r>
      <w:r w:rsidR="009F6CB2" w:rsidRPr="00BC4F7E">
        <w:rPr>
          <w:rStyle w:val="fontstyle01"/>
          <w:rFonts w:ascii="Times New Roman" w:hAnsi="Times New Roman" w:cs="Times New Roman" w:hint="default"/>
        </w:rPr>
        <w:t>2020</w:t>
      </w:r>
      <w:r w:rsidR="009F6CB2" w:rsidRPr="00BC4F7E">
        <w:rPr>
          <w:rStyle w:val="fontstyle01"/>
          <w:rFonts w:ascii="Times New Roman" w:hAnsi="Times New Roman" w:cs="Times New Roman" w:hint="default"/>
        </w:rPr>
        <w:t>年授予诺贝尔化学奖。</w:t>
      </w:r>
      <w:bookmarkEnd w:id="25"/>
      <w:r w:rsidR="009F6CB2">
        <w:rPr>
          <w:rStyle w:val="fontstyle01"/>
          <w:rFonts w:ascii="Times New Roman" w:hAnsi="Times New Roman" w:cs="Times New Roman" w:hint="default"/>
        </w:rPr>
        <w:t>目前，</w:t>
      </w:r>
      <w:r w:rsidR="009F6CB2" w:rsidRPr="00BC4F7E">
        <w:rPr>
          <w:rStyle w:val="fontstyle01"/>
          <w:rFonts w:ascii="Times New Roman" w:hAnsi="Times New Roman" w:cs="Times New Roman" w:hint="default"/>
        </w:rPr>
        <w:t>CRISPR-Cas9</w:t>
      </w:r>
      <w:r w:rsidR="009F6CB2">
        <w:rPr>
          <w:rStyle w:val="fontstyle01"/>
          <w:rFonts w:ascii="Times New Roman" w:hAnsi="Times New Roman" w:cs="Times New Roman" w:hint="default"/>
        </w:rPr>
        <w:t>已发展成</w:t>
      </w:r>
      <w:r w:rsidR="009F6CB2" w:rsidRPr="00BC4F7E">
        <w:rPr>
          <w:rStyle w:val="fontstyle01"/>
          <w:rFonts w:ascii="Times New Roman" w:hAnsi="Times New Roman" w:cs="Times New Roman" w:hint="default"/>
        </w:rPr>
        <w:t>真核生物基因编辑</w:t>
      </w:r>
      <w:r w:rsidR="009F6CB2">
        <w:rPr>
          <w:rStyle w:val="fontstyle01"/>
          <w:rFonts w:ascii="Times New Roman" w:hAnsi="Times New Roman" w:cs="Times New Roman" w:hint="default"/>
        </w:rPr>
        <w:t>“</w:t>
      </w:r>
      <w:r w:rsidR="009F6CB2">
        <w:rPr>
          <w:rStyle w:val="fontstyle01"/>
          <w:rFonts w:ascii="Times New Roman" w:hAnsi="Times New Roman" w:cs="Times New Roman" w:hint="default"/>
        </w:rPr>
        <w:t>神器</w:t>
      </w:r>
      <w:r w:rsidR="009F6CB2">
        <w:rPr>
          <w:rStyle w:val="fontstyle01"/>
          <w:rFonts w:ascii="Times New Roman" w:hAnsi="Times New Roman" w:cs="Times New Roman" w:hint="default"/>
        </w:rPr>
        <w:t>”</w:t>
      </w:r>
      <w:r w:rsidR="009F6CB2">
        <w:rPr>
          <w:rStyle w:val="fontstyle01"/>
          <w:rFonts w:ascii="Times New Roman" w:hAnsi="Times New Roman" w:cs="Times New Roman" w:hint="default"/>
        </w:rPr>
        <w:t>。</w:t>
      </w:r>
      <w:r w:rsidR="00830F9D" w:rsidRPr="00BC4F7E">
        <w:rPr>
          <w:rStyle w:val="fontstyle01"/>
          <w:rFonts w:ascii="Times New Roman" w:hAnsi="Times New Roman" w:cs="Times New Roman" w:hint="default"/>
        </w:rPr>
        <w:t>宏基因组</w:t>
      </w:r>
      <w:r w:rsidR="00830F9D">
        <w:rPr>
          <w:rStyle w:val="fontstyle01"/>
          <w:rFonts w:ascii="Times New Roman" w:hAnsi="Times New Roman" w:cs="Times New Roman" w:hint="default"/>
        </w:rPr>
        <w:t>学</w:t>
      </w:r>
      <w:r w:rsidR="009F6CB2">
        <w:rPr>
          <w:rStyle w:val="fontstyle01"/>
          <w:rFonts w:ascii="Times New Roman" w:hAnsi="Times New Roman" w:cs="Times New Roman" w:hint="default"/>
        </w:rPr>
        <w:t>为将来</w:t>
      </w:r>
      <w:r w:rsidR="00830F9D" w:rsidRPr="00BC4F7E">
        <w:rPr>
          <w:rStyle w:val="fontstyle01"/>
          <w:rFonts w:ascii="Times New Roman" w:hAnsi="Times New Roman" w:cs="Times New Roman" w:hint="default"/>
        </w:rPr>
        <w:t>从</w:t>
      </w:r>
      <w:r w:rsidR="00830F9D">
        <w:rPr>
          <w:rStyle w:val="fontstyle01"/>
          <w:rFonts w:ascii="Times New Roman" w:hAnsi="Times New Roman" w:cs="Times New Roman" w:hint="default"/>
        </w:rPr>
        <w:t>未培养</w:t>
      </w:r>
      <w:r w:rsidR="00830F9D" w:rsidRPr="00BC4F7E">
        <w:rPr>
          <w:rStyle w:val="fontstyle01"/>
          <w:rFonts w:ascii="Times New Roman" w:hAnsi="Times New Roman" w:cs="Times New Roman" w:hint="default"/>
        </w:rPr>
        <w:t>环境微生物</w:t>
      </w:r>
      <w:r w:rsidR="00830F9D">
        <w:rPr>
          <w:rStyle w:val="fontstyle01"/>
          <w:rFonts w:ascii="Times New Roman" w:hAnsi="Times New Roman" w:cs="Times New Roman" w:hint="default"/>
        </w:rPr>
        <w:t>中</w:t>
      </w:r>
      <w:r w:rsidR="00830F9D" w:rsidRPr="00BC4F7E">
        <w:rPr>
          <w:rStyle w:val="fontstyle01"/>
          <w:rFonts w:ascii="Times New Roman" w:hAnsi="Times New Roman" w:cs="Times New Roman" w:hint="default"/>
        </w:rPr>
        <w:t>发现了更多新</w:t>
      </w:r>
      <w:r w:rsidR="00830F9D" w:rsidRPr="00BC4F7E">
        <w:rPr>
          <w:rStyle w:val="fontstyle01"/>
          <w:rFonts w:ascii="Times New Roman" w:hAnsi="Times New Roman" w:cs="Times New Roman" w:hint="default"/>
        </w:rPr>
        <w:t>CRISPR-Cas</w:t>
      </w:r>
      <w:r w:rsidR="00830F9D" w:rsidRPr="00BC4F7E">
        <w:rPr>
          <w:rStyle w:val="fontstyle01"/>
          <w:rFonts w:ascii="Times New Roman" w:hAnsi="Times New Roman" w:cs="Times New Roman" w:hint="default"/>
        </w:rPr>
        <w:t>系统提供了</w:t>
      </w:r>
      <w:r w:rsidR="00830F9D">
        <w:rPr>
          <w:rStyle w:val="fontstyle01"/>
          <w:rFonts w:ascii="Times New Roman" w:hAnsi="Times New Roman" w:cs="Times New Roman" w:hint="default"/>
        </w:rPr>
        <w:t>强有力的</w:t>
      </w:r>
      <w:r w:rsidR="00830F9D" w:rsidRPr="00BC4F7E">
        <w:rPr>
          <w:rStyle w:val="fontstyle01"/>
          <w:rFonts w:ascii="Times New Roman" w:hAnsi="Times New Roman" w:cs="Times New Roman" w:hint="default"/>
        </w:rPr>
        <w:t>工具，进一步拓宽了识别</w:t>
      </w:r>
      <w:r w:rsidR="00830F9D" w:rsidRPr="00BC4F7E">
        <w:rPr>
          <w:rStyle w:val="fontstyle01"/>
          <w:rFonts w:ascii="Times New Roman" w:hAnsi="Times New Roman" w:cs="Times New Roman" w:hint="default"/>
        </w:rPr>
        <w:t>DNA</w:t>
      </w:r>
      <w:r w:rsidR="00830F9D" w:rsidRPr="00BC4F7E">
        <w:rPr>
          <w:rStyle w:val="fontstyle01"/>
          <w:rFonts w:ascii="Times New Roman" w:hAnsi="Times New Roman" w:cs="Times New Roman" w:hint="default"/>
        </w:rPr>
        <w:t>序列的范围，为发展</w:t>
      </w:r>
      <w:r w:rsidR="00830F9D" w:rsidRPr="00BC4F7E">
        <w:rPr>
          <w:rStyle w:val="fontstyle01"/>
          <w:rFonts w:ascii="Times New Roman" w:hAnsi="Times New Roman" w:cs="Times New Roman" w:hint="default"/>
        </w:rPr>
        <w:t>CRISPR-Cas</w:t>
      </w:r>
      <w:r w:rsidR="00830F9D" w:rsidRPr="00BC4F7E">
        <w:rPr>
          <w:rStyle w:val="fontstyle01"/>
          <w:rFonts w:ascii="Times New Roman" w:hAnsi="Times New Roman" w:cs="Times New Roman" w:hint="default"/>
        </w:rPr>
        <w:t>系统</w:t>
      </w:r>
      <w:r w:rsidR="009F6CB2">
        <w:rPr>
          <w:rStyle w:val="fontstyle01"/>
          <w:rFonts w:ascii="Times New Roman" w:hAnsi="Times New Roman" w:cs="Times New Roman" w:hint="default"/>
        </w:rPr>
        <w:t>以更好</w:t>
      </w:r>
      <w:r w:rsidR="00830F9D" w:rsidRPr="00BC4F7E">
        <w:rPr>
          <w:rStyle w:val="fontstyle01"/>
          <w:rFonts w:ascii="Times New Roman" w:hAnsi="Times New Roman" w:cs="Times New Roman" w:hint="default"/>
        </w:rPr>
        <w:t>应用于生物技术领域和疾病治疗等提供</w:t>
      </w:r>
      <w:r w:rsidR="009F6CB2">
        <w:rPr>
          <w:rStyle w:val="fontstyle01"/>
          <w:rFonts w:ascii="Times New Roman" w:hAnsi="Times New Roman" w:cs="Times New Roman" w:hint="default"/>
        </w:rPr>
        <w:t>了</w:t>
      </w:r>
      <w:r w:rsidR="00830F9D" w:rsidRPr="00BC4F7E">
        <w:rPr>
          <w:rStyle w:val="fontstyle01"/>
          <w:rFonts w:ascii="Times New Roman" w:hAnsi="Times New Roman" w:cs="Times New Roman" w:hint="default"/>
        </w:rPr>
        <w:t>更多的可能和选择。</w:t>
      </w:r>
    </w:p>
    <w:p w14:paraId="6F50D620" w14:textId="1E57CF3D" w:rsidR="00D43C60" w:rsidRDefault="00D43C60" w:rsidP="009B6CF1">
      <w:pPr>
        <w:spacing w:before="240" w:after="120"/>
        <w:jc w:val="center"/>
        <w:rPr>
          <w:rStyle w:val="fontstyle01"/>
          <w:rFonts w:ascii="Times New Roman" w:hAnsi="Times New Roman" w:cs="Times New Roman" w:hint="default"/>
        </w:rPr>
      </w:pPr>
      <w:r w:rsidRPr="00D43C60">
        <w:rPr>
          <w:rFonts w:ascii="Times New Roman" w:eastAsia="宋体" w:hAnsi="Times New Roman" w:cs="Times New Roman"/>
          <w:noProof/>
          <w:color w:val="000000"/>
          <w:sz w:val="24"/>
          <w:szCs w:val="24"/>
        </w:rPr>
        <w:drawing>
          <wp:inline distT="0" distB="0" distL="0" distR="0" wp14:anchorId="59247297" wp14:editId="2DC2281E">
            <wp:extent cx="5274310" cy="2474595"/>
            <wp:effectExtent l="0" t="0" r="2540" b="1905"/>
            <wp:docPr id="13" name="图片 12">
              <a:extLst xmlns:a="http://schemas.openxmlformats.org/drawingml/2006/main">
                <a:ext uri="{FF2B5EF4-FFF2-40B4-BE49-F238E27FC236}">
                  <a16:creationId xmlns:a16="http://schemas.microsoft.com/office/drawing/2014/main" id="{C531E175-D24F-4567-A303-F1B8B56F3D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C531E175-D24F-4567-A303-F1B8B56F3D76}"/>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74595"/>
                    </a:xfrm>
                    <a:prstGeom prst="rect">
                      <a:avLst/>
                    </a:prstGeom>
                  </pic:spPr>
                </pic:pic>
              </a:graphicData>
            </a:graphic>
          </wp:inline>
        </w:drawing>
      </w:r>
    </w:p>
    <w:p w14:paraId="4944156A" w14:textId="1CC78002" w:rsidR="001E47C0" w:rsidRPr="00BC4F7E" w:rsidRDefault="00171319" w:rsidP="009B6CF1">
      <w:pPr>
        <w:spacing w:before="240" w:after="120"/>
        <w:rPr>
          <w:rStyle w:val="fontstyle01"/>
          <w:rFonts w:ascii="Times New Roman" w:hAnsi="Times New Roman" w:cs="Times New Roman" w:hint="default"/>
        </w:rPr>
      </w:pPr>
      <w:r>
        <w:rPr>
          <w:rStyle w:val="fontstyle01"/>
          <w:rFonts w:ascii="Times New Roman" w:hAnsi="Times New Roman" w:cs="Times New Roman" w:hint="default"/>
        </w:rPr>
        <w:t>图</w:t>
      </w:r>
      <w:r w:rsidR="00830F9D">
        <w:rPr>
          <w:rStyle w:val="fontstyle01"/>
          <w:rFonts w:ascii="Times New Roman" w:hAnsi="Times New Roman" w:cs="Times New Roman" w:hint="default"/>
        </w:rPr>
        <w:t>2</w:t>
      </w:r>
      <w:r>
        <w:rPr>
          <w:rStyle w:val="fontstyle01"/>
          <w:rFonts w:ascii="Times New Roman" w:hAnsi="Times New Roman" w:cs="Times New Roman" w:hint="default"/>
        </w:rPr>
        <w:t xml:space="preserve">. </w:t>
      </w:r>
      <w:r w:rsidR="00830F9D">
        <w:rPr>
          <w:rStyle w:val="fontstyle01"/>
          <w:rFonts w:ascii="Times New Roman" w:hAnsi="Times New Roman" w:cs="Times New Roman" w:hint="default"/>
        </w:rPr>
        <w:t>新</w:t>
      </w:r>
      <w:r w:rsidR="0007668D">
        <w:rPr>
          <w:rStyle w:val="fontstyle01"/>
          <w:rFonts w:ascii="Times New Roman" w:hAnsi="Times New Roman" w:cs="Times New Roman" w:hint="default"/>
        </w:rPr>
        <w:t>型</w:t>
      </w:r>
      <w:r w:rsidR="00830F9D">
        <w:rPr>
          <w:rStyle w:val="fontstyle01"/>
          <w:rFonts w:ascii="Times New Roman" w:hAnsi="Times New Roman" w:cs="Times New Roman" w:hint="default"/>
        </w:rPr>
        <w:t>次级代谢产物</w:t>
      </w:r>
      <w:r w:rsidR="00830F9D" w:rsidRPr="00830F9D">
        <w:rPr>
          <w:rStyle w:val="fontstyle01"/>
          <w:rFonts w:ascii="Times New Roman" w:hAnsi="Times New Roman" w:cs="Times New Roman" w:hint="default"/>
        </w:rPr>
        <w:t>生物合成基因簇</w:t>
      </w:r>
      <w:r w:rsidR="00830F9D">
        <w:rPr>
          <w:rStyle w:val="fontstyle01"/>
          <w:rFonts w:ascii="Times New Roman" w:hAnsi="Times New Roman" w:cs="Times New Roman" w:hint="default"/>
        </w:rPr>
        <w:t>及新</w:t>
      </w:r>
      <w:r w:rsidR="0007668D">
        <w:rPr>
          <w:rStyle w:val="fontstyle01"/>
          <w:rFonts w:ascii="Times New Roman" w:hAnsi="Times New Roman" w:cs="Times New Roman" w:hint="default"/>
        </w:rPr>
        <w:t>型</w:t>
      </w:r>
      <w:r w:rsidR="00830F9D">
        <w:rPr>
          <w:rStyle w:val="fontstyle01"/>
          <w:rFonts w:ascii="Times New Roman" w:hAnsi="Times New Roman" w:cs="Times New Roman" w:hint="default"/>
        </w:rPr>
        <w:t>抗生素的发现</w:t>
      </w:r>
      <w:r w:rsidR="00830F9D" w:rsidRPr="00830F9D">
        <w:rPr>
          <w:rStyle w:val="fontstyle01"/>
          <w:rFonts w:ascii="Times New Roman" w:hAnsi="Times New Roman" w:cs="Times New Roman" w:hint="default"/>
        </w:rPr>
        <w:t>。</w:t>
      </w:r>
      <w:r w:rsidR="00830F9D">
        <w:rPr>
          <w:rFonts w:ascii="Times New Roman" w:eastAsia="宋体" w:hAnsi="Times New Roman" w:cs="Times New Roman" w:hint="eastAsia"/>
          <w:color w:val="000000"/>
          <w:sz w:val="24"/>
          <w:szCs w:val="24"/>
        </w:rPr>
        <w:t>(</w:t>
      </w:r>
      <w:r w:rsidR="00830F9D" w:rsidRPr="00117A7C">
        <w:rPr>
          <w:rFonts w:ascii="Times New Roman" w:eastAsia="宋体" w:hAnsi="Times New Roman" w:cs="Times New Roman" w:hint="eastAsia"/>
          <w:color w:val="000000"/>
          <w:sz w:val="24"/>
          <w:szCs w:val="24"/>
        </w:rPr>
        <w:t>a</w:t>
      </w:r>
      <w:r w:rsidR="00830F9D">
        <w:rPr>
          <w:rFonts w:ascii="Times New Roman" w:eastAsia="宋体" w:hAnsi="Times New Roman" w:cs="Times New Roman" w:hint="eastAsia"/>
          <w:color w:val="000000"/>
          <w:sz w:val="24"/>
          <w:szCs w:val="24"/>
        </w:rPr>
        <w:t>)</w:t>
      </w:r>
      <w:r w:rsidR="00830F9D">
        <w:rPr>
          <w:rFonts w:ascii="Times New Roman" w:eastAsia="宋体" w:hAnsi="Times New Roman" w:cs="Times New Roman"/>
          <w:color w:val="000000"/>
          <w:sz w:val="24"/>
          <w:szCs w:val="24"/>
        </w:rPr>
        <w:t xml:space="preserve"> </w:t>
      </w:r>
      <w:r w:rsidR="00F118D4">
        <w:rPr>
          <w:rFonts w:ascii="Times New Roman" w:eastAsia="宋体" w:hAnsi="Times New Roman" w:cs="Times New Roman" w:hint="eastAsia"/>
          <w:color w:val="000000"/>
          <w:sz w:val="24"/>
          <w:szCs w:val="24"/>
        </w:rPr>
        <w:t>基于基因组重建从大于</w:t>
      </w:r>
      <w:r w:rsidR="00F118D4">
        <w:rPr>
          <w:rFonts w:ascii="Times New Roman" w:eastAsia="宋体" w:hAnsi="Times New Roman" w:cs="Times New Roman" w:hint="eastAsia"/>
          <w:color w:val="000000"/>
          <w:sz w:val="24"/>
          <w:szCs w:val="24"/>
        </w:rPr>
        <w:t>10</w:t>
      </w:r>
      <w:r w:rsidR="00F118D4">
        <w:rPr>
          <w:rFonts w:ascii="Times New Roman" w:eastAsia="宋体" w:hAnsi="Times New Roman" w:cs="Times New Roman"/>
          <w:color w:val="000000"/>
          <w:sz w:val="24"/>
          <w:szCs w:val="24"/>
        </w:rPr>
        <w:t xml:space="preserve"> kb</w:t>
      </w:r>
      <w:r w:rsidR="00F118D4">
        <w:rPr>
          <w:rFonts w:ascii="Times New Roman" w:eastAsia="宋体" w:hAnsi="Times New Roman" w:cs="Times New Roman" w:hint="eastAsia"/>
          <w:color w:val="000000"/>
          <w:sz w:val="24"/>
          <w:szCs w:val="24"/>
        </w:rPr>
        <w:t>重叠群发现的</w:t>
      </w:r>
      <w:r w:rsidR="00F118D4" w:rsidRPr="00F118D4">
        <w:rPr>
          <w:rFonts w:ascii="Times New Roman" w:eastAsia="宋体" w:hAnsi="Times New Roman" w:cs="Times New Roman"/>
          <w:color w:val="000000"/>
          <w:sz w:val="24"/>
          <w:szCs w:val="24"/>
        </w:rPr>
        <w:t xml:space="preserve">NRPS </w:t>
      </w:r>
      <w:r w:rsidR="00F118D4">
        <w:rPr>
          <w:rFonts w:ascii="Times New Roman" w:eastAsia="宋体" w:hAnsi="Times New Roman" w:cs="Times New Roman" w:hint="eastAsia"/>
          <w:color w:val="000000"/>
          <w:sz w:val="24"/>
          <w:szCs w:val="24"/>
        </w:rPr>
        <w:t>和</w:t>
      </w:r>
      <w:r w:rsidR="00F118D4" w:rsidRPr="00F118D4">
        <w:rPr>
          <w:rFonts w:ascii="Times New Roman" w:eastAsia="宋体" w:hAnsi="Times New Roman" w:cs="Times New Roman"/>
          <w:color w:val="000000"/>
          <w:sz w:val="24"/>
          <w:szCs w:val="24"/>
        </w:rPr>
        <w:t xml:space="preserve"> PKS</w:t>
      </w:r>
      <w:r w:rsidR="00F118D4">
        <w:rPr>
          <w:rFonts w:ascii="Times New Roman" w:eastAsia="宋体" w:hAnsi="Times New Roman" w:cs="Times New Roman" w:hint="eastAsia"/>
          <w:color w:val="000000"/>
          <w:sz w:val="24"/>
          <w:szCs w:val="24"/>
        </w:rPr>
        <w:t>合成基因簇。网络图的边连接基因簇之间共享的基因</w:t>
      </w:r>
      <w:r w:rsidR="00127B99">
        <w:rPr>
          <w:rFonts w:ascii="Times New Roman" w:eastAsia="宋体" w:hAnsi="Times New Roman" w:cs="Times New Roman"/>
          <w:color w:val="000000"/>
          <w:sz w:val="24"/>
          <w:szCs w:val="24"/>
        </w:rPr>
        <w:fldChar w:fldCharType="begin"/>
      </w:r>
      <w:r w:rsidR="00127B99">
        <w:rPr>
          <w:rFonts w:ascii="Times New Roman" w:eastAsia="宋体" w:hAnsi="Times New Roman" w:cs="Times New Roman"/>
          <w:color w:val="000000"/>
          <w:sz w:val="24"/>
          <w:szCs w:val="24"/>
        </w:rPr>
        <w:instrText xml:space="preserve"> ADDIN EN.CITE &lt;EndNote&gt;&lt;Cite&gt;&lt;Author&gt;Crits-Christoph&lt;/Author&gt;&lt;Year&gt;2018&lt;/Year&gt;&lt;RecNum&gt;2836&lt;/RecNum&gt;&lt;DisplayText&gt;&lt;style face="superscript"&gt;14&lt;/style&gt;&lt;/DisplayText&gt;&lt;record&gt;&lt;rec-number&gt;2836&lt;/rec-number&gt;&lt;foreign-keys&gt;&lt;key app="EN" db-id="tfsrrtdz0feev2ex5r9pf9t70sesw9vzwvez" timestamp="1586134458"&gt;2836&lt;/key&gt;&lt;/foreign-keys&gt;&lt;ref-type name="Journal Article"&gt;17&lt;/ref-type&gt;&lt;contributors&gt;&lt;authors&gt;&lt;author&gt;Crits-Christoph, Alexander&lt;/author&gt;&lt;author&gt;Diamond, Spencer&lt;/author&gt;&lt;author&gt;Butterfield, Cristina N&lt;/author&gt;&lt;author&gt;Thomas, Brian C&lt;/author&gt;&lt;author&gt;Banfield, Jillian F&lt;/author&gt;&lt;/authors&gt;&lt;/contributors&gt;&lt;titles&gt;&lt;title&gt;Novel soil bacteria possess diverse genes for secondary metabolite biosynthesis&lt;/title&gt;&lt;secondary-title&gt;Nature&lt;/secondary-title&gt;&lt;/titles&gt;&lt;periodical&gt;&lt;full-title&gt;Nature&lt;/full-title&gt;&lt;abbr-1&gt;Nature&lt;/abbr-1&gt;&lt;abbr-2&gt;Nature&lt;/abbr-2&gt;&lt;/periodical&gt;&lt;pages&gt;440-444&lt;/pages&gt;&lt;volume&gt;558&lt;/volume&gt;&lt;number&gt;7710&lt;/number&gt;&lt;dates&gt;&lt;year&gt;2018&lt;/year&gt;&lt;/dates&gt;&lt;isbn&gt;1476-4687&lt;/isbn&gt;&lt;urls&gt;&lt;related-urls&gt;&lt;url&gt;https://escholarship.org/content/qt86p2r24g/qt86p2r24g.pdf?t=pzczb0&lt;/url&gt;&lt;/related-urls&gt;&lt;/urls&gt;&lt;/record&gt;&lt;/Cite&gt;&lt;/EndNote&gt;</w:instrText>
      </w:r>
      <w:r w:rsidR="00127B99">
        <w:rPr>
          <w:rFonts w:ascii="Times New Roman" w:eastAsia="宋体" w:hAnsi="Times New Roman" w:cs="Times New Roman"/>
          <w:color w:val="000000"/>
          <w:sz w:val="24"/>
          <w:szCs w:val="24"/>
        </w:rPr>
        <w:fldChar w:fldCharType="separate"/>
      </w:r>
      <w:r w:rsidR="00127B99" w:rsidRPr="00127B99">
        <w:rPr>
          <w:rFonts w:ascii="Times New Roman" w:eastAsia="宋体" w:hAnsi="Times New Roman" w:cs="Times New Roman"/>
          <w:noProof/>
          <w:color w:val="000000"/>
          <w:sz w:val="24"/>
          <w:szCs w:val="24"/>
          <w:vertAlign w:val="superscript"/>
        </w:rPr>
        <w:t>14</w:t>
      </w:r>
      <w:r w:rsidR="00127B99">
        <w:rPr>
          <w:rFonts w:ascii="Times New Roman" w:eastAsia="宋体" w:hAnsi="Times New Roman" w:cs="Times New Roman"/>
          <w:color w:val="000000"/>
          <w:sz w:val="24"/>
          <w:szCs w:val="24"/>
        </w:rPr>
        <w:fldChar w:fldCharType="end"/>
      </w:r>
      <w:r w:rsidR="00F118D4">
        <w:rPr>
          <w:rFonts w:ascii="Times New Roman" w:eastAsia="宋体" w:hAnsi="Times New Roman" w:cs="Times New Roman" w:hint="eastAsia"/>
          <w:color w:val="000000"/>
          <w:sz w:val="24"/>
          <w:szCs w:val="24"/>
        </w:rPr>
        <w:t>。</w:t>
      </w:r>
      <w:r w:rsidR="00F118D4">
        <w:rPr>
          <w:rFonts w:ascii="Times New Roman" w:eastAsia="宋体" w:hAnsi="Times New Roman" w:cs="Times New Roman" w:hint="eastAsia"/>
          <w:color w:val="000000"/>
          <w:sz w:val="24"/>
          <w:szCs w:val="24"/>
        </w:rPr>
        <w:t>(</w:t>
      </w:r>
      <w:r w:rsidR="00F118D4">
        <w:rPr>
          <w:rFonts w:ascii="Times New Roman" w:eastAsia="宋体" w:hAnsi="Times New Roman" w:cs="Times New Roman"/>
          <w:color w:val="000000"/>
          <w:sz w:val="24"/>
          <w:szCs w:val="24"/>
        </w:rPr>
        <w:t>b</w:t>
      </w:r>
      <w:r w:rsidR="00F118D4">
        <w:rPr>
          <w:rFonts w:ascii="Times New Roman" w:eastAsia="宋体" w:hAnsi="Times New Roman" w:cs="Times New Roman" w:hint="eastAsia"/>
          <w:color w:val="000000"/>
          <w:sz w:val="24"/>
          <w:szCs w:val="24"/>
        </w:rPr>
        <w:t>)</w:t>
      </w:r>
      <w:r w:rsidR="00F118D4">
        <w:rPr>
          <w:rFonts w:ascii="Times New Roman" w:eastAsia="宋体" w:hAnsi="Times New Roman" w:cs="Times New Roman"/>
          <w:color w:val="000000"/>
          <w:sz w:val="24"/>
          <w:szCs w:val="24"/>
        </w:rPr>
        <w:t xml:space="preserve"> </w:t>
      </w:r>
      <w:r w:rsidR="00F118D4">
        <w:rPr>
          <w:rFonts w:ascii="Times New Roman" w:eastAsia="宋体" w:hAnsi="Times New Roman" w:cs="Times New Roman" w:hint="eastAsia"/>
          <w:color w:val="000000"/>
          <w:sz w:val="24"/>
          <w:szCs w:val="24"/>
        </w:rPr>
        <w:t>基于扩增子测序和克隆文库筛选</w:t>
      </w:r>
      <w:r w:rsidR="00D43C60" w:rsidRPr="003D4101">
        <w:rPr>
          <w:rFonts w:ascii="Times New Roman" w:eastAsia="宋体" w:hAnsi="Times New Roman" w:cs="Times New Roman" w:hint="eastAsia"/>
          <w:color w:val="000000"/>
          <w:sz w:val="24"/>
          <w:szCs w:val="24"/>
        </w:rPr>
        <w:t>从</w:t>
      </w:r>
      <w:r w:rsidR="00F118D4">
        <w:rPr>
          <w:rFonts w:ascii="Times New Roman" w:eastAsia="宋体" w:hAnsi="Times New Roman" w:cs="Times New Roman" w:hint="eastAsia"/>
          <w:color w:val="000000"/>
          <w:sz w:val="24"/>
          <w:szCs w:val="24"/>
        </w:rPr>
        <w:t>土壤</w:t>
      </w:r>
      <w:r w:rsidR="00D43C60" w:rsidRPr="003D4101">
        <w:rPr>
          <w:rFonts w:ascii="Times New Roman" w:eastAsia="宋体" w:hAnsi="Times New Roman" w:cs="Times New Roman" w:hint="eastAsia"/>
          <w:color w:val="000000"/>
          <w:sz w:val="24"/>
          <w:szCs w:val="24"/>
        </w:rPr>
        <w:t>微生物</w:t>
      </w:r>
      <w:r w:rsidR="00F118D4">
        <w:rPr>
          <w:rFonts w:ascii="Times New Roman" w:eastAsia="宋体" w:hAnsi="Times New Roman" w:cs="Times New Roman" w:hint="eastAsia"/>
          <w:color w:val="000000"/>
          <w:sz w:val="24"/>
          <w:szCs w:val="24"/>
        </w:rPr>
        <w:t>群落</w:t>
      </w:r>
      <w:r w:rsidR="00D43C60" w:rsidRPr="003D4101">
        <w:rPr>
          <w:rFonts w:ascii="Times New Roman" w:eastAsia="宋体" w:hAnsi="Times New Roman" w:cs="Times New Roman" w:hint="eastAsia"/>
          <w:color w:val="000000"/>
          <w:sz w:val="24"/>
          <w:szCs w:val="24"/>
        </w:rPr>
        <w:t>中</w:t>
      </w:r>
      <w:r w:rsidR="00F118D4">
        <w:rPr>
          <w:rFonts w:ascii="Times New Roman" w:eastAsia="宋体" w:hAnsi="Times New Roman" w:cs="Times New Roman" w:hint="eastAsia"/>
          <w:color w:val="000000"/>
          <w:sz w:val="24"/>
          <w:szCs w:val="24"/>
        </w:rPr>
        <w:t>筛选并</w:t>
      </w:r>
      <w:r w:rsidR="00D43C60" w:rsidRPr="003D4101">
        <w:rPr>
          <w:rFonts w:ascii="Times New Roman" w:eastAsia="宋体" w:hAnsi="Times New Roman" w:cs="Times New Roman" w:hint="eastAsia"/>
          <w:color w:val="000000"/>
          <w:sz w:val="24"/>
          <w:szCs w:val="24"/>
        </w:rPr>
        <w:t>发现</w:t>
      </w:r>
      <w:r w:rsidR="00F118D4">
        <w:rPr>
          <w:rFonts w:ascii="Times New Roman" w:eastAsia="宋体" w:hAnsi="Times New Roman" w:cs="Times New Roman" w:hint="eastAsia"/>
          <w:color w:val="000000"/>
          <w:sz w:val="24"/>
          <w:szCs w:val="24"/>
        </w:rPr>
        <w:t>一种全新的</w:t>
      </w:r>
      <w:r w:rsidR="00F118D4" w:rsidRPr="00F118D4">
        <w:rPr>
          <w:rFonts w:ascii="Times New Roman" w:eastAsia="宋体" w:hAnsi="Times New Roman" w:cs="Times New Roman" w:hint="eastAsia"/>
          <w:color w:val="000000"/>
          <w:sz w:val="24"/>
          <w:szCs w:val="24"/>
        </w:rPr>
        <w:t>新型钙依赖环肽抗生素</w:t>
      </w:r>
      <w:proofErr w:type="spellStart"/>
      <w:r w:rsidR="00F118D4" w:rsidRPr="00F118D4">
        <w:rPr>
          <w:rFonts w:ascii="Times New Roman" w:eastAsia="宋体" w:hAnsi="Times New Roman" w:cs="Times New Roman"/>
          <w:color w:val="000000"/>
          <w:sz w:val="24"/>
          <w:szCs w:val="24"/>
        </w:rPr>
        <w:t>Malacidin</w:t>
      </w:r>
      <w:proofErr w:type="spellEnd"/>
      <w:r w:rsidR="00FA2908">
        <w:rPr>
          <w:rFonts w:ascii="Times New Roman" w:eastAsia="宋体" w:hAnsi="Times New Roman" w:cs="Times New Roman"/>
          <w:color w:val="000000"/>
          <w:sz w:val="24"/>
          <w:szCs w:val="24"/>
        </w:rPr>
        <w:t xml:space="preserve"> </w:t>
      </w:r>
      <w:r w:rsidR="00127B99">
        <w:rPr>
          <w:rFonts w:ascii="Times New Roman" w:eastAsia="宋体" w:hAnsi="Times New Roman" w:cs="Times New Roman"/>
          <w:color w:val="000000"/>
          <w:sz w:val="24"/>
          <w:szCs w:val="24"/>
        </w:rPr>
        <w:fldChar w:fldCharType="begin"/>
      </w:r>
      <w:r w:rsidR="00127B99">
        <w:rPr>
          <w:rFonts w:ascii="Times New Roman" w:eastAsia="宋体" w:hAnsi="Times New Roman" w:cs="Times New Roman"/>
          <w:color w:val="000000"/>
          <w:sz w:val="24"/>
          <w:szCs w:val="24"/>
        </w:rPr>
        <w:instrText xml:space="preserve"> ADDIN EN.CITE &lt;EndNote&gt;&lt;Cite&gt;&lt;Author&gt;Hover&lt;/Author&gt;&lt;Year&gt;2018&lt;/Year&gt;&lt;RecNum&gt;2852&lt;/RecNum&gt;&lt;DisplayText&gt;&lt;style face="superscript"&gt;15&lt;/style&gt;&lt;/DisplayText&gt;&lt;record&gt;&lt;rec-number&gt;2852&lt;/rec-number&gt;&lt;foreign-keys&gt;&lt;key app="EN" db-id="tfsrrtdz0feev2ex5r9pf9t70sesw9vzwvez" timestamp="1586581411"&gt;2852&lt;/key&gt;&lt;/foreign-keys&gt;&lt;ref-type name="Journal Article"&gt;17&lt;/ref-type&gt;&lt;contributors&gt;&lt;authors&gt;&lt;author&gt;Hover, Bradley M&lt;/author&gt;&lt;author&gt;Kim, Seong-Hwan&lt;/author&gt;&lt;author&gt;Katz, Micah&lt;/author&gt;&lt;author&gt;Charlop-Powers, Zachary&lt;/author&gt;&lt;author&gt;Owen, Jeremy G&lt;/author&gt;&lt;author&gt;Ternei, Melinda A&lt;/author&gt;&lt;author&gt;Maniko, Jeffrey&lt;/author&gt;&lt;author&gt;Estrela, Andreia B&lt;/author&gt;&lt;author&gt;Molina, Henrik&lt;/author&gt;&lt;author&gt;Park, Steven&lt;/author&gt;&lt;/authors&gt;&lt;/contributors&gt;&lt;titles&gt;&lt;title&gt;Culture-independent discovery of the malacidins as calcium-dependent antibiotics with activity against multidrug-resistant Gram-positive pathogens&lt;/title&gt;&lt;secondary-title&gt;Nature microbiology&lt;/secondary-title&gt;&lt;/titles&gt;&lt;pages&gt;415-422&lt;/pages&gt;&lt;volume&gt;3&lt;/volume&gt;&lt;number&gt;4&lt;/number&gt;&lt;dates&gt;&lt;year&gt;2018&lt;/year&gt;&lt;/dates&gt;&lt;isbn&gt;2058-5276&lt;/isbn&gt;&lt;urls&gt;&lt;related-urls&gt;&lt;url&gt;https://www.nature.com/articles/s41564-018-0110-1.pdf&lt;/url&gt;&lt;/related-urls&gt;&lt;/urls&gt;&lt;/record&gt;&lt;/Cite&gt;&lt;/EndNote&gt;</w:instrText>
      </w:r>
      <w:r w:rsidR="00127B99">
        <w:rPr>
          <w:rFonts w:ascii="Times New Roman" w:eastAsia="宋体" w:hAnsi="Times New Roman" w:cs="Times New Roman"/>
          <w:color w:val="000000"/>
          <w:sz w:val="24"/>
          <w:szCs w:val="24"/>
        </w:rPr>
        <w:fldChar w:fldCharType="separate"/>
      </w:r>
      <w:r w:rsidR="00127B99" w:rsidRPr="00127B99">
        <w:rPr>
          <w:rFonts w:ascii="Times New Roman" w:eastAsia="宋体" w:hAnsi="Times New Roman" w:cs="Times New Roman"/>
          <w:noProof/>
          <w:color w:val="000000"/>
          <w:sz w:val="24"/>
          <w:szCs w:val="24"/>
          <w:vertAlign w:val="superscript"/>
        </w:rPr>
        <w:t>15</w:t>
      </w:r>
      <w:r w:rsidR="00127B99">
        <w:rPr>
          <w:rFonts w:ascii="Times New Roman" w:eastAsia="宋体" w:hAnsi="Times New Roman" w:cs="Times New Roman"/>
          <w:color w:val="000000"/>
          <w:sz w:val="24"/>
          <w:szCs w:val="24"/>
        </w:rPr>
        <w:fldChar w:fldCharType="end"/>
      </w:r>
      <w:r w:rsidR="00127B99">
        <w:rPr>
          <w:rFonts w:ascii="Times New Roman" w:eastAsia="宋体" w:hAnsi="Times New Roman" w:cs="Times New Roman" w:hint="eastAsia"/>
          <w:color w:val="000000"/>
          <w:sz w:val="24"/>
          <w:szCs w:val="24"/>
        </w:rPr>
        <w:t>。</w:t>
      </w:r>
      <w:r w:rsidR="00127B99" w:rsidRPr="00830F9D">
        <w:rPr>
          <w:rFonts w:ascii="Times New Roman" w:eastAsia="宋体" w:hAnsi="Times New Roman" w:cs="Times New Roman"/>
          <w:color w:val="000000"/>
          <w:sz w:val="24"/>
          <w:szCs w:val="24"/>
        </w:rPr>
        <w:t>图片</w:t>
      </w:r>
      <w:r w:rsidR="00AB526F">
        <w:rPr>
          <w:rFonts w:ascii="Times New Roman" w:eastAsia="宋体" w:hAnsi="Times New Roman" w:cs="Times New Roman" w:hint="eastAsia"/>
          <w:color w:val="000000"/>
          <w:sz w:val="24"/>
          <w:szCs w:val="24"/>
        </w:rPr>
        <w:t>设计</w:t>
      </w:r>
      <w:r w:rsidR="00127B99" w:rsidRPr="00F118D4">
        <w:rPr>
          <w:rFonts w:ascii="Times New Roman" w:eastAsia="宋体" w:hAnsi="Times New Roman" w:cs="Times New Roman"/>
          <w:color w:val="000000"/>
          <w:sz w:val="24"/>
          <w:szCs w:val="24"/>
        </w:rPr>
        <w:t>取材于</w:t>
      </w:r>
      <w:r w:rsidR="00127B99">
        <w:rPr>
          <w:rFonts w:ascii="Times New Roman" w:eastAsia="宋体" w:hAnsi="Times New Roman" w:cs="Times New Roman" w:hint="eastAsia"/>
          <w:color w:val="000000"/>
          <w:sz w:val="24"/>
          <w:szCs w:val="24"/>
        </w:rPr>
        <w:t>文献。</w:t>
      </w:r>
      <w:r w:rsidR="00127B99" w:rsidRPr="009B6CF1">
        <w:rPr>
          <w:rFonts w:ascii="Times New Roman" w:eastAsia="宋体" w:hAnsi="Times New Roman" w:cs="Times New Roman"/>
          <w:color w:val="000000"/>
          <w:sz w:val="24"/>
          <w:szCs w:val="24"/>
        </w:rPr>
        <w:t xml:space="preserve"> </w:t>
      </w:r>
    </w:p>
    <w:p w14:paraId="2F47FB68" w14:textId="1FF0ED93" w:rsidR="001C7D24" w:rsidRDefault="007253DE" w:rsidP="009B6CF1">
      <w:pPr>
        <w:spacing w:before="240" w:after="120"/>
        <w:ind w:firstLineChars="200" w:firstLine="480"/>
        <w:rPr>
          <w:rStyle w:val="fontstyle01"/>
          <w:rFonts w:ascii="Times New Roman" w:hAnsi="Times New Roman" w:cs="Times New Roman" w:hint="default"/>
        </w:rPr>
      </w:pPr>
      <w:r w:rsidRPr="00BC4F7E">
        <w:rPr>
          <w:rStyle w:val="fontstyle01"/>
          <w:rFonts w:ascii="Times New Roman" w:hAnsi="Times New Roman" w:cs="Times New Roman" w:hint="default"/>
        </w:rPr>
        <w:t>此外，</w:t>
      </w:r>
      <w:r w:rsidRPr="00BC4F7E">
        <w:rPr>
          <w:rStyle w:val="fontstyle01"/>
          <w:rFonts w:ascii="Times New Roman" w:hAnsi="Times New Roman" w:cs="Times New Roman" w:hint="default"/>
        </w:rPr>
        <w:t xml:space="preserve"> </w:t>
      </w:r>
      <w:r w:rsidRPr="00BC4F7E">
        <w:rPr>
          <w:rStyle w:val="fontstyle01"/>
          <w:rFonts w:ascii="Times New Roman" w:hAnsi="Times New Roman" w:cs="Times New Roman" w:hint="default"/>
        </w:rPr>
        <w:t>新功能基因簇的发现也推动了新型抗生素的</w:t>
      </w:r>
      <w:r w:rsidR="000E736C" w:rsidRPr="00BC4F7E">
        <w:rPr>
          <w:rStyle w:val="fontstyle01"/>
          <w:rFonts w:ascii="Times New Roman" w:hAnsi="Times New Roman" w:cs="Times New Roman" w:hint="default"/>
        </w:rPr>
        <w:t>研发</w:t>
      </w:r>
      <w:r w:rsidRPr="00BC4F7E">
        <w:rPr>
          <w:rStyle w:val="fontstyle01"/>
          <w:rFonts w:ascii="Times New Roman" w:hAnsi="Times New Roman" w:cs="Times New Roman" w:hint="default"/>
        </w:rPr>
        <w:t>，</w:t>
      </w:r>
      <w:r w:rsidR="000E736C" w:rsidRPr="00BC4F7E">
        <w:rPr>
          <w:rStyle w:val="fontstyle01"/>
          <w:rFonts w:ascii="Times New Roman" w:hAnsi="Times New Roman" w:cs="Times New Roman" w:hint="default"/>
        </w:rPr>
        <w:t>当今大多数已知的细菌天然产物（包括抗生素）是从能被成功分离培养的放线菌、变形杆菌、</w:t>
      </w:r>
      <w:r w:rsidR="000E736C" w:rsidRPr="00BC4F7E">
        <w:rPr>
          <w:rStyle w:val="fontstyle01"/>
          <w:rFonts w:ascii="Times New Roman" w:hAnsi="Times New Roman" w:cs="Times New Roman" w:hint="default"/>
        </w:rPr>
        <w:t xml:space="preserve"> </w:t>
      </w:r>
      <w:r w:rsidR="000E736C" w:rsidRPr="00BC4F7E">
        <w:rPr>
          <w:rStyle w:val="fontstyle01"/>
          <w:rFonts w:ascii="Times New Roman" w:hAnsi="Times New Roman" w:cs="Times New Roman" w:hint="default"/>
        </w:rPr>
        <w:t>芽孢杆菌分离物中获取的，但它们仅占自然界中微生物群落的极少数，还有更多可以合成新抗生素的功能基因簇等待被发现和使用。例如，研究者通过大规模重建土壤中未培养微生物的基因组草图，发现了大量可合成如抗生素、抗真菌剂、免疫抑制剂等化合物的新型生物合成基因簇。</w:t>
      </w:r>
      <w:r w:rsidR="001C7D24" w:rsidRPr="00BC4F7E">
        <w:rPr>
          <w:rStyle w:val="fontstyle01"/>
          <w:rFonts w:ascii="Times New Roman" w:hAnsi="Times New Roman" w:cs="Times New Roman" w:hint="default"/>
        </w:rPr>
        <w:t>来自美国洛克菲勒大学的研究团队利用扩增子测序结合</w:t>
      </w:r>
      <w:r w:rsidR="001C7D24" w:rsidRPr="00BC4F7E">
        <w:rPr>
          <w:rStyle w:val="fontstyle01"/>
          <w:rFonts w:ascii="Times New Roman" w:hAnsi="Times New Roman" w:cs="Times New Roman" w:hint="default"/>
        </w:rPr>
        <w:t xml:space="preserve">BAC </w:t>
      </w:r>
      <w:r w:rsidR="001C7D24" w:rsidRPr="00BC4F7E">
        <w:rPr>
          <w:rStyle w:val="fontstyle01"/>
          <w:rFonts w:ascii="Times New Roman" w:hAnsi="Times New Roman" w:cs="Times New Roman" w:hint="default"/>
        </w:rPr>
        <w:t>文库筛选的方法从</w:t>
      </w:r>
      <w:r w:rsidR="001C7D24" w:rsidRPr="00BC4F7E">
        <w:rPr>
          <w:rStyle w:val="fontstyle01"/>
          <w:rFonts w:ascii="Times New Roman" w:hAnsi="Times New Roman" w:cs="Times New Roman" w:hint="default"/>
        </w:rPr>
        <w:t xml:space="preserve"> 2000 </w:t>
      </w:r>
      <w:r w:rsidR="001C7D24" w:rsidRPr="00BC4F7E">
        <w:rPr>
          <w:rStyle w:val="fontstyle01"/>
          <w:rFonts w:ascii="Times New Roman" w:hAnsi="Times New Roman" w:cs="Times New Roman" w:hint="default"/>
        </w:rPr>
        <w:t>个土壤样本中发现了一个未知的抗生素合成基因簇并利用该基因簇合成了一种可杀灭多重耐药的革兰氏阳性致病菌的新型抗生素，将其命名为</w:t>
      </w:r>
      <w:proofErr w:type="spellStart"/>
      <w:r w:rsidR="001C7D24" w:rsidRPr="00BC4F7E">
        <w:rPr>
          <w:rStyle w:val="fontstyle01"/>
          <w:rFonts w:ascii="Times New Roman" w:hAnsi="Times New Roman" w:cs="Times New Roman" w:hint="default"/>
        </w:rPr>
        <w:t>malacidins</w:t>
      </w:r>
      <w:proofErr w:type="spellEnd"/>
      <w:r w:rsidR="001C7D24" w:rsidRPr="00BC4F7E">
        <w:rPr>
          <w:rStyle w:val="fontstyle01"/>
          <w:rFonts w:ascii="Times New Roman" w:hAnsi="Times New Roman" w:cs="Times New Roman" w:hint="default"/>
        </w:rPr>
        <w:t>。</w:t>
      </w:r>
      <w:r w:rsidR="000E736C" w:rsidRPr="00BC4F7E">
        <w:rPr>
          <w:rStyle w:val="fontstyle01"/>
          <w:rFonts w:ascii="Times New Roman" w:hAnsi="Times New Roman" w:cs="Times New Roman" w:hint="default"/>
        </w:rPr>
        <w:t>因此，通过</w:t>
      </w:r>
      <w:r w:rsidR="00D23121">
        <w:rPr>
          <w:rStyle w:val="fontstyle01"/>
          <w:rFonts w:ascii="Times New Roman" w:hAnsi="Times New Roman" w:cs="Times New Roman" w:hint="default"/>
        </w:rPr>
        <w:t>基于</w:t>
      </w:r>
      <w:r w:rsidR="000E736C" w:rsidRPr="00BC4F7E">
        <w:rPr>
          <w:rStyle w:val="fontstyle01"/>
          <w:rFonts w:ascii="Times New Roman" w:hAnsi="Times New Roman" w:cs="Times New Roman" w:hint="default"/>
        </w:rPr>
        <w:t>宏基因组学研究可以进一步拓展对于自然界中微生物生产抗菌类次级代谢产物合成能力的认知</w:t>
      </w:r>
      <w:r w:rsidR="001C7D24" w:rsidRPr="00BC4F7E">
        <w:rPr>
          <w:rStyle w:val="fontstyle01"/>
          <w:rFonts w:ascii="Times New Roman" w:hAnsi="Times New Roman" w:cs="Times New Roman" w:hint="default"/>
        </w:rPr>
        <w:t>，进一步结合功能基因组学方法验证合成基因簇的功能活性为新型抗生素的发现提供了途径</w:t>
      </w:r>
      <w:r w:rsidR="000E736C" w:rsidRPr="00BC4F7E">
        <w:rPr>
          <w:rStyle w:val="fontstyle01"/>
          <w:rFonts w:ascii="Times New Roman" w:hAnsi="Times New Roman" w:cs="Times New Roman" w:hint="default"/>
        </w:rPr>
        <w:t>。</w:t>
      </w:r>
    </w:p>
    <w:p w14:paraId="360DE834" w14:textId="77777777" w:rsidR="001E47C0" w:rsidRPr="00BC4F7E" w:rsidRDefault="001E47C0" w:rsidP="009B6CF1">
      <w:pPr>
        <w:spacing w:before="240" w:after="120"/>
        <w:rPr>
          <w:rStyle w:val="fontstyle01"/>
          <w:rFonts w:ascii="Times New Roman" w:hAnsi="Times New Roman" w:cs="Times New Roman" w:hint="default"/>
        </w:rPr>
      </w:pPr>
    </w:p>
    <w:p w14:paraId="4E91D20E" w14:textId="47493881" w:rsidR="00D71D29" w:rsidRPr="00FD5C4E" w:rsidRDefault="00D71D29" w:rsidP="00FD5C4E">
      <w:pPr>
        <w:pStyle w:val="4"/>
        <w:numPr>
          <w:ilvl w:val="0"/>
          <w:numId w:val="8"/>
        </w:numPr>
        <w:ind w:left="0" w:firstLine="0"/>
        <w:rPr>
          <w:rPrChange w:id="26" w:author="Liu Yong-Xin" w:date="2020-12-27T23:23:00Z">
            <w:rPr>
              <w:rStyle w:val="fontstyle01"/>
              <w:rFonts w:ascii="Times New Roman" w:hAnsi="Times New Roman" w:cs="Times New Roman" w:hint="default"/>
              <w:b/>
              <w:bCs/>
            </w:rPr>
          </w:rPrChange>
        </w:rPr>
        <w:pPrChange w:id="27" w:author="Liu Yong-Xin" w:date="2020-12-27T23:23:00Z">
          <w:pPr>
            <w:pStyle w:val="a4"/>
            <w:numPr>
              <w:numId w:val="8"/>
            </w:numPr>
            <w:spacing w:before="240" w:after="120"/>
            <w:ind w:left="1080" w:firstLineChars="0" w:hanging="720"/>
          </w:pPr>
        </w:pPrChange>
      </w:pPr>
      <w:r w:rsidRPr="00FD5C4E">
        <w:rPr>
          <w:rPrChange w:id="28" w:author="Liu Yong-Xin" w:date="2020-12-27T23:23:00Z">
            <w:rPr>
              <w:rStyle w:val="fontstyle01"/>
              <w:rFonts w:ascii="Times New Roman" w:hAnsi="Times New Roman" w:cs="Times New Roman" w:hint="default"/>
              <w:b/>
              <w:bCs/>
            </w:rPr>
          </w:rPrChange>
        </w:rPr>
        <w:t>新物质代谢途径</w:t>
      </w:r>
      <w:r w:rsidR="00A24311" w:rsidRPr="00FD5C4E">
        <w:rPr>
          <w:rPrChange w:id="29" w:author="Liu Yong-Xin" w:date="2020-12-27T23:23:00Z">
            <w:rPr>
              <w:rStyle w:val="fontstyle01"/>
              <w:rFonts w:ascii="Times New Roman" w:hAnsi="Times New Roman" w:cs="Times New Roman" w:hint="default"/>
              <w:b/>
              <w:bCs/>
            </w:rPr>
          </w:rPrChange>
        </w:rPr>
        <w:t>的发现</w:t>
      </w:r>
    </w:p>
    <w:p w14:paraId="4B3441A5" w14:textId="32AC314F" w:rsidR="005E7B29" w:rsidRPr="00BC4F7E" w:rsidRDefault="00865D3B" w:rsidP="009B6CF1">
      <w:pPr>
        <w:spacing w:before="240" w:after="120"/>
        <w:ind w:firstLineChars="200" w:firstLine="480"/>
        <w:rPr>
          <w:rStyle w:val="fontstyle01"/>
          <w:rFonts w:ascii="Times New Roman" w:hAnsi="Times New Roman" w:cs="Times New Roman" w:hint="default"/>
        </w:rPr>
      </w:pPr>
      <w:r w:rsidRPr="00BC4F7E">
        <w:rPr>
          <w:rStyle w:val="fontstyle01"/>
          <w:rFonts w:ascii="Times New Roman" w:hAnsi="Times New Roman" w:cs="Times New Roman" w:hint="default"/>
        </w:rPr>
        <w:t>除了有助于新功能基因与酶系统</w:t>
      </w:r>
      <w:r w:rsidR="004E0F2E">
        <w:rPr>
          <w:rStyle w:val="fontstyle01"/>
          <w:rFonts w:ascii="Times New Roman" w:hAnsi="Times New Roman" w:cs="Times New Roman" w:hint="default"/>
        </w:rPr>
        <w:t>的发现</w:t>
      </w:r>
      <w:r w:rsidRPr="00BC4F7E">
        <w:rPr>
          <w:rStyle w:val="fontstyle01"/>
          <w:rFonts w:ascii="Times New Roman" w:hAnsi="Times New Roman" w:cs="Times New Roman" w:hint="default"/>
        </w:rPr>
        <w:t>，宏基因组学</w:t>
      </w:r>
      <w:r w:rsidR="001A1DA7" w:rsidRPr="00BC4F7E">
        <w:rPr>
          <w:rStyle w:val="fontstyle01"/>
          <w:rFonts w:ascii="Times New Roman" w:hAnsi="Times New Roman" w:cs="Times New Roman" w:hint="default"/>
        </w:rPr>
        <w:t>还推动了</w:t>
      </w:r>
      <w:r w:rsidR="001A1DA7">
        <w:rPr>
          <w:rStyle w:val="fontstyle01"/>
          <w:rFonts w:ascii="Times New Roman" w:hAnsi="Times New Roman" w:cs="Times New Roman" w:hint="default"/>
        </w:rPr>
        <w:t>领域对于未培养微生物的物质与能量</w:t>
      </w:r>
      <w:r w:rsidR="001A1DA7" w:rsidRPr="00BC4F7E">
        <w:rPr>
          <w:rStyle w:val="fontstyle01"/>
          <w:rFonts w:ascii="Times New Roman" w:hAnsi="Times New Roman" w:cs="Times New Roman" w:hint="default"/>
        </w:rPr>
        <w:t>代谢</w:t>
      </w:r>
      <w:r w:rsidR="001A1DA7">
        <w:rPr>
          <w:rStyle w:val="fontstyle01"/>
          <w:rFonts w:ascii="Times New Roman" w:hAnsi="Times New Roman" w:cs="Times New Roman" w:hint="default"/>
        </w:rPr>
        <w:t>以及</w:t>
      </w:r>
      <w:r w:rsidR="001A1DA7" w:rsidRPr="00BC4F7E">
        <w:rPr>
          <w:rStyle w:val="fontstyle01"/>
          <w:rFonts w:ascii="Times New Roman" w:hAnsi="Times New Roman" w:cs="Times New Roman" w:hint="default"/>
        </w:rPr>
        <w:t>在</w:t>
      </w:r>
      <w:r w:rsidR="001A1DA7">
        <w:rPr>
          <w:rStyle w:val="fontstyle01"/>
          <w:rFonts w:ascii="Times New Roman" w:hAnsi="Times New Roman" w:cs="Times New Roman" w:hint="default"/>
        </w:rPr>
        <w:t>全球</w:t>
      </w:r>
      <w:r w:rsidR="001A1DA7" w:rsidRPr="00BC4F7E">
        <w:rPr>
          <w:rStyle w:val="fontstyle01"/>
          <w:rFonts w:ascii="Times New Roman" w:hAnsi="Times New Roman" w:cs="Times New Roman" w:hint="default"/>
        </w:rPr>
        <w:t>生物地球化学循环中作用的</w:t>
      </w:r>
      <w:r w:rsidR="001A1DA7">
        <w:rPr>
          <w:rStyle w:val="fontstyle01"/>
          <w:rFonts w:ascii="Times New Roman" w:hAnsi="Times New Roman" w:cs="Times New Roman" w:hint="default"/>
        </w:rPr>
        <w:t>全新</w:t>
      </w:r>
      <w:r w:rsidR="001A1DA7" w:rsidRPr="00BC4F7E">
        <w:rPr>
          <w:rStyle w:val="fontstyle01"/>
          <w:rFonts w:ascii="Times New Roman" w:hAnsi="Times New Roman" w:cs="Times New Roman" w:hint="default"/>
        </w:rPr>
        <w:t>认知</w:t>
      </w:r>
      <w:del w:id="30" w:author="Liu Yong-Xin" w:date="2020-12-27T22:54:00Z">
        <w:r w:rsidR="000E0560" w:rsidRPr="00BC4F7E" w:rsidDel="00DD19BB">
          <w:rPr>
            <w:rStyle w:val="fontstyle01"/>
            <w:rFonts w:ascii="Times New Roman" w:hAnsi="Times New Roman" w:cs="Times New Roman" w:hint="default"/>
          </w:rPr>
          <w:delText>的认知</w:delText>
        </w:r>
      </w:del>
      <w:r w:rsidRPr="00BC4F7E">
        <w:rPr>
          <w:rStyle w:val="fontstyle01"/>
          <w:rFonts w:ascii="Times New Roman" w:hAnsi="Times New Roman" w:cs="Times New Roman" w:hint="default"/>
        </w:rPr>
        <w:t>。比如，</w:t>
      </w:r>
      <w:r w:rsidR="004E0F2E">
        <w:rPr>
          <w:rStyle w:val="fontstyle01"/>
          <w:rFonts w:ascii="Times New Roman" w:hAnsi="Times New Roman" w:cs="Times New Roman" w:hint="default"/>
        </w:rPr>
        <w:t>2015</w:t>
      </w:r>
      <w:r w:rsidR="004E0F2E">
        <w:rPr>
          <w:rStyle w:val="fontstyle01"/>
          <w:rFonts w:ascii="Times New Roman" w:hAnsi="Times New Roman" w:cs="Times New Roman" w:hint="default"/>
        </w:rPr>
        <w:t>年</w:t>
      </w:r>
      <w:r w:rsidRPr="00BC4F7E">
        <w:rPr>
          <w:rStyle w:val="fontstyle01"/>
          <w:rFonts w:ascii="Times New Roman" w:hAnsi="Times New Roman" w:cs="Times New Roman" w:hint="default"/>
        </w:rPr>
        <w:t>奥地利</w:t>
      </w:r>
      <w:r w:rsidR="004E0F2E" w:rsidRPr="004E0F2E">
        <w:rPr>
          <w:rStyle w:val="fontstyle01"/>
          <w:rFonts w:ascii="Times New Roman" w:hAnsi="Times New Roman" w:cs="Times New Roman" w:hint="default"/>
        </w:rPr>
        <w:t>Wagner</w:t>
      </w:r>
      <w:r w:rsidR="004E0F2E">
        <w:rPr>
          <w:rStyle w:val="fontstyle01"/>
          <w:rFonts w:ascii="Times New Roman" w:hAnsi="Times New Roman" w:cs="Times New Roman" w:hint="default"/>
        </w:rPr>
        <w:t xml:space="preserve"> </w:t>
      </w:r>
      <w:r w:rsidR="004E0F2E" w:rsidRPr="004E0F2E">
        <w:rPr>
          <w:rStyle w:val="fontstyle01"/>
          <w:rFonts w:ascii="Times New Roman" w:hAnsi="Times New Roman" w:cs="Times New Roman" w:hint="default"/>
        </w:rPr>
        <w:t>Michael</w:t>
      </w:r>
      <w:r w:rsidR="004E0F2E">
        <w:rPr>
          <w:rStyle w:val="fontstyle01"/>
          <w:rFonts w:ascii="Times New Roman" w:hAnsi="Times New Roman" w:cs="Times New Roman" w:hint="default"/>
        </w:rPr>
        <w:t>教授</w:t>
      </w:r>
      <w:r w:rsidRPr="00BC4F7E">
        <w:rPr>
          <w:rStyle w:val="fontstyle01"/>
          <w:rFonts w:ascii="Times New Roman" w:hAnsi="Times New Roman" w:cs="Times New Roman" w:hint="default"/>
        </w:rPr>
        <w:t>和荷兰</w:t>
      </w:r>
      <w:r w:rsidR="004E0F2E" w:rsidRPr="004E0F2E">
        <w:rPr>
          <w:rStyle w:val="fontstyle01"/>
          <w:rFonts w:ascii="Times New Roman" w:hAnsi="Times New Roman" w:cs="Times New Roman" w:hint="default"/>
        </w:rPr>
        <w:t xml:space="preserve">Sebastian </w:t>
      </w:r>
      <w:proofErr w:type="spellStart"/>
      <w:r w:rsidR="004E0F2E" w:rsidRPr="004E0F2E">
        <w:rPr>
          <w:rStyle w:val="fontstyle01"/>
          <w:rFonts w:ascii="Times New Roman" w:hAnsi="Times New Roman" w:cs="Times New Roman" w:hint="default"/>
        </w:rPr>
        <w:t>Lücker</w:t>
      </w:r>
      <w:proofErr w:type="spellEnd"/>
      <w:r w:rsidR="004E0F2E">
        <w:rPr>
          <w:rStyle w:val="fontstyle01"/>
          <w:rFonts w:ascii="Times New Roman" w:hAnsi="Times New Roman" w:cs="Times New Roman" w:hint="default"/>
        </w:rPr>
        <w:t>教授分别领导的</w:t>
      </w:r>
      <w:r w:rsidR="001A1DA7">
        <w:rPr>
          <w:rStyle w:val="fontstyle01"/>
          <w:rFonts w:ascii="Times New Roman" w:hAnsi="Times New Roman" w:cs="Times New Roman" w:hint="default"/>
        </w:rPr>
        <w:t>独立研究团队</w:t>
      </w:r>
      <w:r w:rsidR="004E0F2E" w:rsidRPr="00BC4F7E">
        <w:rPr>
          <w:rStyle w:val="fontstyle01"/>
          <w:rFonts w:ascii="Times New Roman" w:hAnsi="Times New Roman" w:cs="Times New Roman" w:hint="default"/>
        </w:rPr>
        <w:t>Nature</w:t>
      </w:r>
      <w:r w:rsidR="004E0F2E">
        <w:rPr>
          <w:rStyle w:val="fontstyle01"/>
          <w:rFonts w:ascii="Times New Roman" w:hAnsi="Times New Roman" w:cs="Times New Roman" w:hint="default"/>
        </w:rPr>
        <w:t>同期发表论文，声称</w:t>
      </w:r>
      <w:r w:rsidR="001A1DA7" w:rsidRPr="00BC4F7E">
        <w:rPr>
          <w:rStyle w:val="fontstyle01"/>
          <w:rFonts w:ascii="Times New Roman" w:hAnsi="Times New Roman" w:cs="Times New Roman" w:hint="default"/>
        </w:rPr>
        <w:t>发现了</w:t>
      </w:r>
      <w:r w:rsidR="001A1DA7">
        <w:rPr>
          <w:rStyle w:val="fontstyle01"/>
          <w:rFonts w:ascii="Times New Roman" w:hAnsi="Times New Roman" w:cs="Times New Roman" w:hint="default"/>
        </w:rPr>
        <w:t>完全氨氧化微生物（</w:t>
      </w:r>
      <w:proofErr w:type="spellStart"/>
      <w:r w:rsidR="001A1DA7" w:rsidRPr="00BC4F7E">
        <w:rPr>
          <w:rStyle w:val="fontstyle01"/>
          <w:rFonts w:ascii="Times New Roman" w:hAnsi="Times New Roman" w:cs="Times New Roman" w:hint="default"/>
        </w:rPr>
        <w:t>Comammox</w:t>
      </w:r>
      <w:proofErr w:type="spellEnd"/>
      <w:r w:rsidR="001A1DA7">
        <w:rPr>
          <w:rStyle w:val="fontstyle01"/>
          <w:rFonts w:ascii="Times New Roman" w:hAnsi="Times New Roman" w:cs="Times New Roman" w:hint="default"/>
        </w:rPr>
        <w:t>）的存在</w:t>
      </w:r>
      <w:ins w:id="31" w:author="Liu Yong-Xin" w:date="2020-12-27T22:54:00Z">
        <w:r w:rsidR="00DD19BB">
          <w:rPr>
            <w:rStyle w:val="fontstyle01"/>
            <w:rFonts w:ascii="Times New Roman" w:hAnsi="Times New Roman" w:cs="Times New Roman" w:hint="default"/>
          </w:rPr>
          <w:t>(</w:t>
        </w:r>
        <w:r w:rsidR="00DD19BB">
          <w:rPr>
            <w:rStyle w:val="fontstyle01"/>
            <w:rFonts w:ascii="Times New Roman" w:hAnsi="Times New Roman" w:cs="Times New Roman" w:hint="default"/>
          </w:rPr>
          <w:t>文献</w:t>
        </w:r>
        <w:r w:rsidR="00DD19BB">
          <w:rPr>
            <w:rStyle w:val="fontstyle01"/>
            <w:rFonts w:ascii="Times New Roman" w:hAnsi="Times New Roman" w:cs="Times New Roman" w:hint="default"/>
          </w:rPr>
          <w:t>)</w:t>
        </w:r>
      </w:ins>
      <w:r w:rsidR="001A1DA7">
        <w:rPr>
          <w:rStyle w:val="fontstyle01"/>
          <w:rFonts w:ascii="Times New Roman" w:hAnsi="Times New Roman" w:cs="Times New Roman" w:hint="default"/>
        </w:rPr>
        <w:t>。</w:t>
      </w:r>
      <w:r w:rsidR="004E0F2E">
        <w:rPr>
          <w:rStyle w:val="fontstyle01"/>
          <w:rFonts w:ascii="Times New Roman" w:hAnsi="Times New Roman" w:cs="Times New Roman" w:hint="default"/>
        </w:rPr>
        <w:t>这</w:t>
      </w:r>
      <w:r w:rsidR="001A1DA7">
        <w:rPr>
          <w:rStyle w:val="fontstyle01"/>
          <w:rFonts w:ascii="Times New Roman" w:hAnsi="Times New Roman" w:cs="Times New Roman" w:hint="default"/>
        </w:rPr>
        <w:t>两项</w:t>
      </w:r>
      <w:r w:rsidR="004E0F2E">
        <w:rPr>
          <w:rStyle w:val="fontstyle01"/>
          <w:rFonts w:ascii="Times New Roman" w:hAnsi="Times New Roman" w:cs="Times New Roman" w:hint="default"/>
        </w:rPr>
        <w:t>独立</w:t>
      </w:r>
      <w:r w:rsidR="001A1DA7">
        <w:rPr>
          <w:rStyle w:val="fontstyle01"/>
          <w:rFonts w:ascii="Times New Roman" w:hAnsi="Times New Roman" w:cs="Times New Roman" w:hint="default"/>
        </w:rPr>
        <w:t>研究</w:t>
      </w:r>
      <w:r w:rsidR="004E0F2E">
        <w:rPr>
          <w:rStyle w:val="fontstyle01"/>
          <w:rFonts w:ascii="Times New Roman" w:hAnsi="Times New Roman" w:cs="Times New Roman" w:hint="default"/>
        </w:rPr>
        <w:t>均</w:t>
      </w:r>
      <w:r w:rsidR="001A1DA7">
        <w:rPr>
          <w:rStyle w:val="fontstyle01"/>
          <w:rFonts w:ascii="Times New Roman" w:hAnsi="Times New Roman" w:cs="Times New Roman" w:hint="default"/>
        </w:rPr>
        <w:t>基于实验室</w:t>
      </w:r>
      <w:r w:rsidR="001A1DA7" w:rsidRPr="00BC4F7E">
        <w:rPr>
          <w:rStyle w:val="fontstyle01"/>
          <w:rFonts w:ascii="Times New Roman" w:hAnsi="Times New Roman" w:cs="Times New Roman" w:hint="default"/>
        </w:rPr>
        <w:t>反应器</w:t>
      </w:r>
      <w:r w:rsidR="004E0F2E">
        <w:rPr>
          <w:rStyle w:val="fontstyle01"/>
          <w:rFonts w:ascii="Times New Roman" w:hAnsi="Times New Roman" w:cs="Times New Roman" w:hint="default"/>
        </w:rPr>
        <w:t>分别</w:t>
      </w:r>
      <w:r w:rsidR="001A1DA7" w:rsidRPr="00BC4F7E">
        <w:rPr>
          <w:rStyle w:val="fontstyle01"/>
          <w:rFonts w:ascii="Times New Roman" w:hAnsi="Times New Roman" w:cs="Times New Roman" w:hint="default"/>
        </w:rPr>
        <w:t>富集</w:t>
      </w:r>
      <w:r w:rsidR="001A1DA7">
        <w:rPr>
          <w:rStyle w:val="fontstyle01"/>
          <w:rFonts w:ascii="Times New Roman" w:hAnsi="Times New Roman" w:cs="Times New Roman" w:hint="default"/>
        </w:rPr>
        <w:t>了</w:t>
      </w:r>
      <w:r w:rsidR="001A1DA7" w:rsidRPr="00BC4F7E">
        <w:rPr>
          <w:rStyle w:val="fontstyle01"/>
          <w:rFonts w:ascii="Times New Roman" w:hAnsi="Times New Roman" w:cs="Times New Roman" w:hint="default"/>
        </w:rPr>
        <w:t>来自水产养殖系统生物过滤器的生物膜和被热水覆盖金属管道表面的微生物生物膜样品，</w:t>
      </w:r>
      <w:r w:rsidR="004E0F2E">
        <w:rPr>
          <w:rStyle w:val="fontstyle01"/>
          <w:rFonts w:ascii="Times New Roman" w:hAnsi="Times New Roman" w:cs="Times New Roman" w:hint="default"/>
        </w:rPr>
        <w:t>再</w:t>
      </w:r>
      <w:r w:rsidR="001A1DA7" w:rsidRPr="00BC4F7E">
        <w:rPr>
          <w:rStyle w:val="fontstyle01"/>
          <w:rFonts w:ascii="Times New Roman" w:hAnsi="Times New Roman" w:cs="Times New Roman" w:hint="default"/>
        </w:rPr>
        <w:t>利用</w:t>
      </w:r>
      <w:r w:rsidR="00D23121">
        <w:rPr>
          <w:rStyle w:val="fontstyle01"/>
          <w:rFonts w:ascii="Times New Roman" w:hAnsi="Times New Roman" w:cs="Times New Roman" w:hint="default"/>
        </w:rPr>
        <w:t>泛</w:t>
      </w:r>
      <w:r w:rsidR="001A1DA7" w:rsidRPr="00BC4F7E">
        <w:rPr>
          <w:rStyle w:val="fontstyle01"/>
          <w:rFonts w:ascii="Times New Roman" w:hAnsi="Times New Roman" w:cs="Times New Roman" w:hint="default"/>
        </w:rPr>
        <w:t>宏基因组测序，同位素示踪技术结合</w:t>
      </w:r>
      <w:r w:rsidR="001A1DA7" w:rsidRPr="00BC4F7E">
        <w:rPr>
          <w:rStyle w:val="fontstyle01"/>
          <w:rFonts w:ascii="Times New Roman" w:hAnsi="Times New Roman" w:cs="Times New Roman" w:hint="default"/>
        </w:rPr>
        <w:t>MAG</w:t>
      </w:r>
      <w:r w:rsidR="001A1DA7" w:rsidRPr="00BC4F7E">
        <w:rPr>
          <w:rStyle w:val="fontstyle01"/>
          <w:rFonts w:ascii="Times New Roman" w:hAnsi="Times New Roman" w:cs="Times New Roman" w:hint="default"/>
        </w:rPr>
        <w:t>分析</w:t>
      </w:r>
      <w:r w:rsidR="001A1DA7">
        <w:rPr>
          <w:rStyle w:val="fontstyle01"/>
          <w:rFonts w:ascii="Times New Roman" w:hAnsi="Times New Roman" w:cs="Times New Roman" w:hint="default"/>
        </w:rPr>
        <w:t>，最终证实了完全氨氧化</w:t>
      </w:r>
      <w:proofErr w:type="spellStart"/>
      <w:r w:rsidR="001A1DA7" w:rsidRPr="001A1DA7">
        <w:rPr>
          <w:rStyle w:val="fontstyle01"/>
          <w:rFonts w:ascii="Times New Roman" w:hAnsi="Times New Roman" w:cs="Times New Roman" w:hint="default"/>
          <w:i/>
          <w:iCs/>
        </w:rPr>
        <w:t>Nitrospira</w:t>
      </w:r>
      <w:proofErr w:type="spellEnd"/>
      <w:r w:rsidR="00D82BF8" w:rsidRPr="00BC4F7E">
        <w:rPr>
          <w:rStyle w:val="fontstyle01"/>
          <w:rFonts w:ascii="Times New Roman" w:hAnsi="Times New Roman" w:cs="Times New Roman" w:hint="default"/>
        </w:rPr>
        <w:t>具备独立将氨氮氧化为硝酸盐的能力</w:t>
      </w:r>
      <w:r w:rsidR="00B610DB" w:rsidRPr="00BC4F7E">
        <w:rPr>
          <w:rStyle w:val="fontstyle01"/>
          <w:rFonts w:ascii="Times New Roman" w:hAnsi="Times New Roman" w:cs="Times New Roman" w:hint="default"/>
        </w:rPr>
        <w:t>。这一</w:t>
      </w:r>
      <w:r w:rsidR="00430B11">
        <w:rPr>
          <w:rStyle w:val="fontstyle01"/>
          <w:rFonts w:ascii="Times New Roman" w:hAnsi="Times New Roman" w:cs="Times New Roman" w:hint="default"/>
        </w:rPr>
        <w:t>新</w:t>
      </w:r>
      <w:r w:rsidR="00B610DB" w:rsidRPr="00BC4F7E">
        <w:rPr>
          <w:rStyle w:val="fontstyle01"/>
          <w:rFonts w:ascii="Times New Roman" w:hAnsi="Times New Roman" w:cs="Times New Roman" w:hint="default"/>
        </w:rPr>
        <w:t>发现</w:t>
      </w:r>
      <w:r w:rsidR="00430B11">
        <w:rPr>
          <w:rStyle w:val="fontstyle01"/>
          <w:rFonts w:ascii="Times New Roman" w:hAnsi="Times New Roman" w:cs="Times New Roman" w:hint="default"/>
        </w:rPr>
        <w:t>解开了困扰微生物学界</w:t>
      </w:r>
      <w:r w:rsidR="00430B11" w:rsidRPr="00BC4F7E">
        <w:rPr>
          <w:rStyle w:val="fontstyle01"/>
          <w:rFonts w:ascii="Times New Roman" w:hAnsi="Times New Roman" w:cs="Times New Roman" w:hint="default"/>
        </w:rPr>
        <w:t>100</w:t>
      </w:r>
      <w:r w:rsidR="00430B11" w:rsidRPr="00BC4F7E">
        <w:rPr>
          <w:rStyle w:val="fontstyle01"/>
          <w:rFonts w:ascii="Times New Roman" w:hAnsi="Times New Roman" w:cs="Times New Roman" w:hint="default"/>
        </w:rPr>
        <w:t>多年</w:t>
      </w:r>
      <w:r w:rsidR="00430B11">
        <w:rPr>
          <w:rStyle w:val="fontstyle01"/>
          <w:rFonts w:ascii="Times New Roman" w:hAnsi="Times New Roman" w:cs="Times New Roman" w:hint="default"/>
        </w:rPr>
        <w:t>的谜题，打破了</w:t>
      </w:r>
      <w:r w:rsidR="00430B11">
        <w:rPr>
          <w:rStyle w:val="fontstyle01"/>
          <w:rFonts w:ascii="Times New Roman" w:hAnsi="Times New Roman" w:cs="Times New Roman" w:hint="default"/>
        </w:rPr>
        <w:t>“</w:t>
      </w:r>
      <w:r w:rsidR="00B610DB" w:rsidRPr="00BC4F7E">
        <w:rPr>
          <w:rStyle w:val="fontstyle01"/>
          <w:rFonts w:ascii="Times New Roman" w:hAnsi="Times New Roman" w:cs="Times New Roman" w:hint="default"/>
        </w:rPr>
        <w:t>硝化作用</w:t>
      </w:r>
      <w:r w:rsidR="00430B11">
        <w:rPr>
          <w:rStyle w:val="fontstyle01"/>
          <w:rFonts w:ascii="Times New Roman" w:hAnsi="Times New Roman" w:cs="Times New Roman" w:hint="default"/>
        </w:rPr>
        <w:t>过程</w:t>
      </w:r>
      <w:r w:rsidR="00B610DB" w:rsidRPr="00BC4F7E">
        <w:rPr>
          <w:rStyle w:val="fontstyle01"/>
          <w:rFonts w:ascii="Times New Roman" w:hAnsi="Times New Roman" w:cs="Times New Roman" w:hint="default"/>
        </w:rPr>
        <w:t>需要</w:t>
      </w:r>
      <w:r w:rsidR="00430B11">
        <w:rPr>
          <w:rStyle w:val="fontstyle01"/>
          <w:rFonts w:ascii="Times New Roman" w:hAnsi="Times New Roman" w:cs="Times New Roman" w:hint="default"/>
        </w:rPr>
        <w:t>两种不同</w:t>
      </w:r>
      <w:r w:rsidR="00B610DB" w:rsidRPr="00BC4F7E">
        <w:rPr>
          <w:rStyle w:val="fontstyle01"/>
          <w:rFonts w:ascii="Times New Roman" w:hAnsi="Times New Roman" w:cs="Times New Roman" w:hint="default"/>
        </w:rPr>
        <w:t>微生物分两步完成</w:t>
      </w:r>
      <w:r w:rsidR="00430B11">
        <w:rPr>
          <w:rStyle w:val="fontstyle01"/>
          <w:rFonts w:ascii="Times New Roman" w:hAnsi="Times New Roman" w:cs="Times New Roman" w:hint="default"/>
        </w:rPr>
        <w:t>”</w:t>
      </w:r>
      <w:r w:rsidR="00430B11">
        <w:rPr>
          <w:rStyle w:val="fontstyle01"/>
          <w:rFonts w:ascii="Times New Roman" w:hAnsi="Times New Roman" w:cs="Times New Roman" w:hint="default"/>
        </w:rPr>
        <w:t>的传统观念</w:t>
      </w:r>
      <w:r w:rsidR="00D82BF8" w:rsidRPr="00BC4F7E">
        <w:rPr>
          <w:rStyle w:val="fontstyle01"/>
          <w:rFonts w:ascii="Times New Roman" w:hAnsi="Times New Roman" w:cs="Times New Roman" w:hint="default"/>
        </w:rPr>
        <w:t>，</w:t>
      </w:r>
      <w:r w:rsidR="00430B11">
        <w:rPr>
          <w:rStyle w:val="fontstyle01"/>
          <w:rFonts w:ascii="Times New Roman" w:hAnsi="Times New Roman" w:cs="Times New Roman" w:hint="default"/>
        </w:rPr>
        <w:t>为</w:t>
      </w:r>
      <w:r w:rsidR="00846899">
        <w:rPr>
          <w:rStyle w:val="fontstyle01"/>
          <w:rFonts w:ascii="Times New Roman" w:hAnsi="Times New Roman" w:cs="Times New Roman" w:hint="default"/>
        </w:rPr>
        <w:t>领域</w:t>
      </w:r>
      <w:r w:rsidR="00430B11">
        <w:rPr>
          <w:rStyle w:val="fontstyle01"/>
          <w:rFonts w:ascii="Times New Roman" w:hAnsi="Times New Roman" w:cs="Times New Roman" w:hint="default"/>
        </w:rPr>
        <w:t>探索</w:t>
      </w:r>
      <w:proofErr w:type="spellStart"/>
      <w:r w:rsidR="00430B11" w:rsidRPr="00BC4F7E">
        <w:rPr>
          <w:rStyle w:val="fontstyle01"/>
          <w:rFonts w:ascii="Times New Roman" w:hAnsi="Times New Roman" w:cs="Times New Roman" w:hint="default"/>
        </w:rPr>
        <w:t>Comammox</w:t>
      </w:r>
      <w:proofErr w:type="spellEnd"/>
      <w:r w:rsidR="00430B11">
        <w:rPr>
          <w:rStyle w:val="fontstyle01"/>
          <w:rFonts w:ascii="Times New Roman" w:hAnsi="Times New Roman" w:cs="Times New Roman" w:hint="default"/>
        </w:rPr>
        <w:t>在</w:t>
      </w:r>
      <w:r w:rsidR="00D82BF8" w:rsidRPr="00BC4F7E">
        <w:rPr>
          <w:rStyle w:val="fontstyle01"/>
          <w:rFonts w:ascii="Times New Roman" w:hAnsi="Times New Roman" w:cs="Times New Roman" w:hint="default"/>
        </w:rPr>
        <w:t>氮</w:t>
      </w:r>
      <w:r w:rsidR="00430B11">
        <w:rPr>
          <w:rStyle w:val="fontstyle01"/>
          <w:rFonts w:ascii="Times New Roman" w:hAnsi="Times New Roman" w:cs="Times New Roman" w:hint="default"/>
        </w:rPr>
        <w:t>元素的生物地球化学</w:t>
      </w:r>
      <w:r w:rsidR="00D82BF8" w:rsidRPr="00BC4F7E">
        <w:rPr>
          <w:rStyle w:val="fontstyle01"/>
          <w:rFonts w:ascii="Times New Roman" w:hAnsi="Times New Roman" w:cs="Times New Roman" w:hint="default"/>
        </w:rPr>
        <w:t>循环过程</w:t>
      </w:r>
      <w:r w:rsidR="00430B11">
        <w:rPr>
          <w:rStyle w:val="fontstyle01"/>
          <w:rFonts w:ascii="Times New Roman" w:hAnsi="Times New Roman" w:cs="Times New Roman" w:hint="default"/>
        </w:rPr>
        <w:t>中的作用奠定了基础</w:t>
      </w:r>
      <w:r w:rsidR="00B610DB" w:rsidRPr="00BC4F7E">
        <w:rPr>
          <w:rStyle w:val="fontstyle01"/>
          <w:rFonts w:ascii="Times New Roman" w:hAnsi="Times New Roman" w:cs="Times New Roman" w:hint="default"/>
        </w:rPr>
        <w:t>。</w:t>
      </w:r>
      <w:r w:rsidR="00361B38" w:rsidRPr="00BC4F7E">
        <w:rPr>
          <w:rStyle w:val="fontstyle01"/>
          <w:rFonts w:ascii="Times New Roman" w:hAnsi="Times New Roman" w:cs="Times New Roman" w:hint="default"/>
        </w:rPr>
        <w:t>此外，</w:t>
      </w:r>
      <w:r w:rsidR="00884141" w:rsidRPr="00BC4F7E">
        <w:rPr>
          <w:rStyle w:val="fontstyle01"/>
          <w:rFonts w:ascii="Times New Roman" w:hAnsi="Times New Roman" w:cs="Times New Roman" w:hint="default"/>
        </w:rPr>
        <w:t>基于</w:t>
      </w:r>
      <w:del w:id="32" w:author="Liu Yong-Xin" w:date="2020-12-27T22:55:00Z">
        <w:r w:rsidR="00D23121" w:rsidDel="009D5BC7">
          <w:rPr>
            <w:rStyle w:val="fontstyle01"/>
            <w:rFonts w:ascii="Times New Roman" w:hAnsi="Times New Roman" w:cs="Times New Roman" w:hint="default"/>
          </w:rPr>
          <w:delText>泛</w:delText>
        </w:r>
      </w:del>
      <w:r w:rsidR="00884141" w:rsidRPr="00BC4F7E">
        <w:rPr>
          <w:rStyle w:val="fontstyle01"/>
          <w:rFonts w:ascii="Times New Roman" w:hAnsi="Times New Roman" w:cs="Times New Roman" w:hint="default"/>
        </w:rPr>
        <w:t>宏基因组测序和</w:t>
      </w:r>
      <w:r w:rsidR="00884141" w:rsidRPr="00BC4F7E">
        <w:rPr>
          <w:rStyle w:val="fontstyle01"/>
          <w:rFonts w:ascii="Times New Roman" w:hAnsi="Times New Roman" w:cs="Times New Roman" w:hint="default"/>
        </w:rPr>
        <w:t>MAG</w:t>
      </w:r>
      <w:r w:rsidR="00884141" w:rsidRPr="00BC4F7E">
        <w:rPr>
          <w:rStyle w:val="fontstyle01"/>
          <w:rFonts w:ascii="Times New Roman" w:hAnsi="Times New Roman" w:cs="Times New Roman" w:hint="default"/>
        </w:rPr>
        <w:t>分析的方法也推动了</w:t>
      </w:r>
      <w:r w:rsidR="00361B38" w:rsidRPr="00BC4F7E">
        <w:rPr>
          <w:rStyle w:val="fontstyle01"/>
          <w:rFonts w:ascii="Times New Roman" w:hAnsi="Times New Roman" w:cs="Times New Roman" w:hint="default"/>
        </w:rPr>
        <w:t>硝酸亚还原厌氧甲烷化过程</w:t>
      </w:r>
      <w:r w:rsidR="009A5084">
        <w:rPr>
          <w:rStyle w:val="fontstyle01"/>
          <w:rFonts w:ascii="Times New Roman" w:hAnsi="Times New Roman" w:cs="Times New Roman" w:hint="default"/>
        </w:rPr>
        <w:t xml:space="preserve"> </w:t>
      </w:r>
      <w:r w:rsidR="00846899">
        <w:rPr>
          <w:rStyle w:val="fontstyle01"/>
          <w:rFonts w:ascii="Times New Roman" w:hAnsi="Times New Roman" w:cs="Times New Roman" w:hint="default"/>
        </w:rPr>
        <w:t>、</w:t>
      </w:r>
      <w:r w:rsidR="00361B38" w:rsidRPr="00BC4F7E">
        <w:rPr>
          <w:rStyle w:val="fontstyle01"/>
          <w:rFonts w:ascii="Times New Roman" w:hAnsi="Times New Roman" w:cs="Times New Roman" w:hint="default"/>
        </w:rPr>
        <w:t>深古菌门</w:t>
      </w:r>
      <w:r w:rsidR="00846899">
        <w:rPr>
          <w:rStyle w:val="fontstyle01"/>
          <w:rFonts w:ascii="Times New Roman" w:hAnsi="Times New Roman" w:cs="Times New Roman" w:hint="default"/>
        </w:rPr>
        <w:t>等未培养微生物</w:t>
      </w:r>
      <w:r w:rsidR="00361B38" w:rsidRPr="00BC4F7E">
        <w:rPr>
          <w:rStyle w:val="fontstyle01"/>
          <w:rFonts w:ascii="Times New Roman" w:hAnsi="Times New Roman" w:cs="Times New Roman" w:hint="default"/>
        </w:rPr>
        <w:t>参与甲烷代谢过程的发现</w:t>
      </w:r>
      <w:r w:rsidR="000718EE" w:rsidRPr="003126FF">
        <w:rPr>
          <w:rStyle w:val="fontstyle01"/>
          <w:rFonts w:ascii="Times New Roman" w:hAnsi="Times New Roman" w:cs="Times New Roman" w:hint="default"/>
          <w:color w:val="FF0000"/>
        </w:rPr>
        <w:t>【插入文献】</w:t>
      </w:r>
      <w:r w:rsidR="00361B38" w:rsidRPr="00BC4F7E">
        <w:rPr>
          <w:rStyle w:val="fontstyle01"/>
          <w:rFonts w:ascii="Times New Roman" w:hAnsi="Times New Roman" w:cs="Times New Roman" w:hint="default"/>
        </w:rPr>
        <w:t>。</w:t>
      </w:r>
      <w:r w:rsidR="009A5084">
        <w:rPr>
          <w:rStyle w:val="fontstyle01"/>
          <w:rFonts w:ascii="Times New Roman" w:hAnsi="Times New Roman" w:cs="Times New Roman" w:hint="default"/>
        </w:rPr>
        <w:t>简言之，将</w:t>
      </w:r>
      <w:r w:rsidR="00884141" w:rsidRPr="00BC4F7E">
        <w:rPr>
          <w:rStyle w:val="fontstyle01"/>
          <w:rFonts w:ascii="Times New Roman" w:hAnsi="Times New Roman" w:cs="Times New Roman" w:hint="default"/>
        </w:rPr>
        <w:t>宏基因组</w:t>
      </w:r>
      <w:r w:rsidR="00D23121">
        <w:rPr>
          <w:rStyle w:val="fontstyle01"/>
          <w:rFonts w:ascii="Times New Roman" w:hAnsi="Times New Roman" w:cs="Times New Roman" w:hint="default"/>
        </w:rPr>
        <w:t>学</w:t>
      </w:r>
      <w:r w:rsidR="00884141" w:rsidRPr="00BC4F7E">
        <w:rPr>
          <w:rStyle w:val="fontstyle01"/>
          <w:rFonts w:ascii="Times New Roman" w:hAnsi="Times New Roman" w:cs="Times New Roman" w:hint="default"/>
        </w:rPr>
        <w:t>技术</w:t>
      </w:r>
      <w:r w:rsidR="009A5084">
        <w:rPr>
          <w:rStyle w:val="fontstyle01"/>
          <w:rFonts w:ascii="Times New Roman" w:hAnsi="Times New Roman" w:cs="Times New Roman" w:hint="default"/>
        </w:rPr>
        <w:t>与生物反应器</w:t>
      </w:r>
      <w:r w:rsidR="00884141" w:rsidRPr="00BC4F7E">
        <w:rPr>
          <w:rStyle w:val="fontstyle01"/>
          <w:rFonts w:ascii="Times New Roman" w:hAnsi="Times New Roman" w:cs="Times New Roman" w:hint="default"/>
        </w:rPr>
        <w:t>富集</w:t>
      </w:r>
      <w:r w:rsidR="009A5084">
        <w:rPr>
          <w:rStyle w:val="fontstyle01"/>
          <w:rFonts w:ascii="Times New Roman" w:hAnsi="Times New Roman" w:cs="Times New Roman" w:hint="default"/>
        </w:rPr>
        <w:t>、微生物</w:t>
      </w:r>
      <w:r w:rsidR="00884141" w:rsidRPr="00BC4F7E">
        <w:rPr>
          <w:rStyle w:val="fontstyle01"/>
          <w:rFonts w:ascii="Times New Roman" w:hAnsi="Times New Roman" w:cs="Times New Roman" w:hint="default"/>
        </w:rPr>
        <w:t>原位</w:t>
      </w:r>
      <w:r w:rsidR="009A5084">
        <w:rPr>
          <w:rStyle w:val="fontstyle01"/>
          <w:rFonts w:ascii="Times New Roman" w:hAnsi="Times New Roman" w:cs="Times New Roman" w:hint="default"/>
        </w:rPr>
        <w:t>表征</w:t>
      </w:r>
      <w:r w:rsidR="00884141" w:rsidRPr="00BC4F7E">
        <w:rPr>
          <w:rStyle w:val="fontstyle01"/>
          <w:rFonts w:ascii="Times New Roman" w:hAnsi="Times New Roman" w:cs="Times New Roman" w:hint="default"/>
        </w:rPr>
        <w:t>技术</w:t>
      </w:r>
      <w:r w:rsidR="009A5084">
        <w:rPr>
          <w:rStyle w:val="fontstyle01"/>
          <w:rFonts w:ascii="Times New Roman" w:hAnsi="Times New Roman" w:cs="Times New Roman" w:hint="default"/>
        </w:rPr>
        <w:t>（例如稳定同位素示踪）等有机结合，</w:t>
      </w:r>
      <w:r w:rsidR="00884141" w:rsidRPr="00BC4F7E">
        <w:rPr>
          <w:rStyle w:val="fontstyle01"/>
          <w:rFonts w:ascii="Times New Roman" w:hAnsi="Times New Roman" w:cs="Times New Roman" w:hint="default"/>
        </w:rPr>
        <w:t>是发现新功能微生物和揭示其代谢途径和生态功能的</w:t>
      </w:r>
      <w:r w:rsidR="009A5084">
        <w:rPr>
          <w:rStyle w:val="fontstyle01"/>
          <w:rFonts w:ascii="Times New Roman" w:hAnsi="Times New Roman" w:cs="Times New Roman" w:hint="default"/>
        </w:rPr>
        <w:t>强有力</w:t>
      </w:r>
      <w:r w:rsidR="00884141" w:rsidRPr="00BC4F7E">
        <w:rPr>
          <w:rStyle w:val="fontstyle01"/>
          <w:rFonts w:ascii="Times New Roman" w:hAnsi="Times New Roman" w:cs="Times New Roman" w:hint="default"/>
        </w:rPr>
        <w:t>手段</w:t>
      </w:r>
      <w:r w:rsidR="009A5084">
        <w:rPr>
          <w:rStyle w:val="fontstyle01"/>
          <w:rFonts w:ascii="Times New Roman" w:hAnsi="Times New Roman" w:cs="Times New Roman" w:hint="default"/>
        </w:rPr>
        <w:t>与重要途径</w:t>
      </w:r>
      <w:r w:rsidR="00884141" w:rsidRPr="00BC4F7E">
        <w:rPr>
          <w:rStyle w:val="fontstyle01"/>
          <w:rFonts w:ascii="Times New Roman" w:hAnsi="Times New Roman" w:cs="Times New Roman" w:hint="default"/>
        </w:rPr>
        <w:t>，可</w:t>
      </w:r>
      <w:r w:rsidR="003971F2">
        <w:rPr>
          <w:rStyle w:val="fontstyle01"/>
          <w:rFonts w:ascii="Times New Roman" w:hAnsi="Times New Roman" w:cs="Times New Roman" w:hint="default"/>
        </w:rPr>
        <w:t>有效</w:t>
      </w:r>
      <w:r w:rsidR="005E7B29" w:rsidRPr="00BC4F7E">
        <w:rPr>
          <w:rStyle w:val="fontstyle01"/>
          <w:rFonts w:ascii="Times New Roman" w:hAnsi="Times New Roman" w:cs="Times New Roman" w:hint="default"/>
        </w:rPr>
        <w:t>推动对未培养</w:t>
      </w:r>
      <w:r w:rsidR="003971F2">
        <w:rPr>
          <w:rStyle w:val="fontstyle01"/>
          <w:rFonts w:ascii="Times New Roman" w:hAnsi="Times New Roman" w:cs="Times New Roman" w:hint="default"/>
        </w:rPr>
        <w:t>微</w:t>
      </w:r>
      <w:r w:rsidR="005E7B29" w:rsidRPr="00BC4F7E">
        <w:rPr>
          <w:rStyle w:val="fontstyle01"/>
          <w:rFonts w:ascii="Times New Roman" w:hAnsi="Times New Roman" w:cs="Times New Roman" w:hint="default"/>
        </w:rPr>
        <w:t>生物的功能</w:t>
      </w:r>
      <w:r w:rsidR="003971F2">
        <w:rPr>
          <w:rStyle w:val="fontstyle01"/>
          <w:rFonts w:ascii="Times New Roman" w:hAnsi="Times New Roman" w:cs="Times New Roman" w:hint="default"/>
        </w:rPr>
        <w:t>与代谢</w:t>
      </w:r>
      <w:r w:rsidR="005E7B29" w:rsidRPr="00BC4F7E">
        <w:rPr>
          <w:rStyle w:val="fontstyle01"/>
          <w:rFonts w:ascii="Times New Roman" w:hAnsi="Times New Roman" w:cs="Times New Roman" w:hint="default"/>
        </w:rPr>
        <w:t>潜力的认</w:t>
      </w:r>
      <w:r w:rsidR="003971F2">
        <w:rPr>
          <w:rStyle w:val="fontstyle01"/>
          <w:rFonts w:ascii="Times New Roman" w:hAnsi="Times New Roman" w:cs="Times New Roman" w:hint="default"/>
        </w:rPr>
        <w:t>知</w:t>
      </w:r>
      <w:r w:rsidR="005E7B29" w:rsidRPr="00BC4F7E">
        <w:rPr>
          <w:rStyle w:val="fontstyle01"/>
          <w:rFonts w:ascii="Times New Roman" w:hAnsi="Times New Roman" w:cs="Times New Roman" w:hint="default"/>
        </w:rPr>
        <w:t>。</w:t>
      </w:r>
    </w:p>
    <w:p w14:paraId="1EA2083A" w14:textId="25B34D4B" w:rsidR="00345F3E" w:rsidRDefault="0007668D" w:rsidP="009B6CF1">
      <w:pPr>
        <w:spacing w:before="240" w:after="120"/>
        <w:ind w:firstLineChars="200" w:firstLine="480"/>
        <w:jc w:val="center"/>
        <w:rPr>
          <w:rStyle w:val="fontstyle01"/>
          <w:rFonts w:ascii="Times New Roman" w:hAnsi="Times New Roman" w:cs="Times New Roman" w:hint="default"/>
        </w:rPr>
      </w:pPr>
      <w:r w:rsidRPr="0007668D">
        <w:rPr>
          <w:rFonts w:ascii="Times New Roman" w:eastAsia="宋体" w:hAnsi="Times New Roman" w:cs="Times New Roman"/>
          <w:noProof/>
          <w:color w:val="000000"/>
          <w:sz w:val="24"/>
          <w:szCs w:val="24"/>
        </w:rPr>
        <w:drawing>
          <wp:inline distT="0" distB="0" distL="0" distR="0" wp14:anchorId="45320BD6" wp14:editId="1918FC37">
            <wp:extent cx="3013364" cy="2687909"/>
            <wp:effectExtent l="0" t="0" r="0" b="0"/>
            <wp:docPr id="14" name="图片 13">
              <a:extLst xmlns:a="http://schemas.openxmlformats.org/drawingml/2006/main">
                <a:ext uri="{FF2B5EF4-FFF2-40B4-BE49-F238E27FC236}">
                  <a16:creationId xmlns:a16="http://schemas.microsoft.com/office/drawing/2014/main" id="{79AA2FB5-158B-4960-AC65-D9CF1C8BA8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79AA2FB5-158B-4960-AC65-D9CF1C8BA82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7036" cy="2691185"/>
                    </a:xfrm>
                    <a:prstGeom prst="rect">
                      <a:avLst/>
                    </a:prstGeom>
                  </pic:spPr>
                </pic:pic>
              </a:graphicData>
            </a:graphic>
          </wp:inline>
        </w:drawing>
      </w:r>
    </w:p>
    <w:p w14:paraId="2BFA6B12" w14:textId="388F7C89" w:rsidR="003D4101" w:rsidRDefault="003D4101" w:rsidP="009B6CF1">
      <w:pPr>
        <w:spacing w:before="240" w:after="120"/>
        <w:jc w:val="left"/>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图</w:t>
      </w:r>
      <w:r w:rsidR="00B245C0">
        <w:rPr>
          <w:rFonts w:ascii="Times New Roman" w:eastAsia="宋体" w:hAnsi="Times New Roman" w:cs="Times New Roman" w:hint="eastAsia"/>
          <w:color w:val="000000"/>
          <w:sz w:val="24"/>
          <w:szCs w:val="24"/>
        </w:rPr>
        <w:t>3</w:t>
      </w:r>
      <w:r>
        <w:rPr>
          <w:rFonts w:ascii="Times New Roman" w:eastAsia="宋体" w:hAnsi="Times New Roman" w:cs="Times New Roman"/>
          <w:color w:val="000000"/>
          <w:sz w:val="24"/>
          <w:szCs w:val="24"/>
        </w:rPr>
        <w:t xml:space="preserve">. </w:t>
      </w:r>
      <w:r w:rsidR="00B245C0">
        <w:rPr>
          <w:rFonts w:ascii="Times New Roman" w:eastAsia="宋体" w:hAnsi="Times New Roman" w:cs="Times New Roman" w:hint="eastAsia"/>
          <w:color w:val="000000"/>
          <w:sz w:val="24"/>
          <w:szCs w:val="24"/>
        </w:rPr>
        <w:t>完全氨氧化</w:t>
      </w:r>
      <w:r w:rsidR="0007668D">
        <w:rPr>
          <w:rFonts w:ascii="Times New Roman" w:eastAsia="宋体" w:hAnsi="Times New Roman" w:cs="Times New Roman" w:hint="eastAsia"/>
          <w:color w:val="000000"/>
          <w:sz w:val="24"/>
          <w:szCs w:val="24"/>
        </w:rPr>
        <w:t>菌</w:t>
      </w:r>
      <w:proofErr w:type="spellStart"/>
      <w:r w:rsidR="0007668D" w:rsidRPr="0007668D">
        <w:rPr>
          <w:rFonts w:ascii="Times New Roman" w:eastAsia="宋体" w:hAnsi="Times New Roman" w:cs="Times New Roman"/>
          <w:i/>
          <w:iCs/>
          <w:color w:val="000000"/>
          <w:sz w:val="24"/>
          <w:szCs w:val="24"/>
        </w:rPr>
        <w:t>Nitrospira</w:t>
      </w:r>
      <w:proofErr w:type="spellEnd"/>
      <w:r w:rsidR="0007668D">
        <w:rPr>
          <w:rFonts w:ascii="Times New Roman" w:eastAsia="宋体" w:hAnsi="Times New Roman" w:cs="Times New Roman" w:hint="eastAsia"/>
          <w:color w:val="000000"/>
          <w:sz w:val="24"/>
          <w:szCs w:val="24"/>
        </w:rPr>
        <w:t>与厌氧氨氧化菌</w:t>
      </w:r>
      <w:proofErr w:type="spellStart"/>
      <w:r w:rsidR="0007668D" w:rsidRPr="0007668D">
        <w:rPr>
          <w:rFonts w:ascii="Times New Roman" w:eastAsia="宋体" w:hAnsi="Times New Roman" w:cs="Times New Roman"/>
          <w:i/>
          <w:iCs/>
          <w:color w:val="000000"/>
          <w:sz w:val="24"/>
          <w:szCs w:val="24"/>
        </w:rPr>
        <w:t>Brocadia</w:t>
      </w:r>
      <w:proofErr w:type="spellEnd"/>
      <w:r w:rsidR="0007668D">
        <w:rPr>
          <w:rFonts w:ascii="Times New Roman" w:eastAsia="宋体" w:hAnsi="Times New Roman" w:cs="Times New Roman" w:hint="eastAsia"/>
          <w:color w:val="000000"/>
          <w:sz w:val="24"/>
          <w:szCs w:val="24"/>
        </w:rPr>
        <w:t>富集物的</w:t>
      </w:r>
      <w:r w:rsidR="0007668D" w:rsidRPr="009B6CF1">
        <w:rPr>
          <w:rFonts w:ascii="Times New Roman" w:eastAsia="宋体" w:hAnsi="Times New Roman" w:cs="Times New Roman" w:hint="eastAsia"/>
          <w:color w:val="000000"/>
          <w:sz w:val="24"/>
          <w:szCs w:val="24"/>
        </w:rPr>
        <w:t>荧光原位杂交影像</w:t>
      </w:r>
      <w:r w:rsidR="0007668D">
        <w:rPr>
          <w:rFonts w:ascii="Times New Roman" w:eastAsia="宋体" w:hAnsi="Times New Roman" w:cs="Times New Roman"/>
          <w:color w:val="000000"/>
          <w:sz w:val="24"/>
          <w:szCs w:val="24"/>
        </w:rPr>
        <w:fldChar w:fldCharType="begin"/>
      </w:r>
      <w:r w:rsidR="0007668D">
        <w:rPr>
          <w:rFonts w:ascii="Times New Roman" w:eastAsia="宋体" w:hAnsi="Times New Roman" w:cs="Times New Roman"/>
          <w:color w:val="000000"/>
          <w:sz w:val="24"/>
          <w:szCs w:val="24"/>
        </w:rPr>
        <w:instrText xml:space="preserve"> ADDIN EN.CITE &lt;EndNote&gt;&lt;Cite&gt;&lt;Author&gt;van Kessel&lt;/Author&gt;&lt;Year&gt;2015&lt;/Year&gt;&lt;RecNum&gt;2932&lt;/RecNum&gt;&lt;DisplayText&gt;&lt;style face="superscript"&gt;16&lt;/style&gt;&lt;/DisplayText&gt;&lt;record&gt;&lt;rec-number&gt;2932&lt;/rec-number&gt;&lt;foreign-keys&gt;&lt;key app="EN" db-id="tfsrrtdz0feev2ex5r9pf9t70sesw9vzwvez" timestamp="1608536198"&gt;2932&lt;/key&gt;&lt;/foreign-keys&gt;&lt;ref-type name="Journal Article"&gt;17&lt;/ref-type&gt;&lt;contributors&gt;&lt;authors&gt;&lt;author&gt;van Kessel, Maartje AHJ&lt;/author&gt;&lt;author&gt;Speth, Daan R&lt;/author&gt;&lt;author&gt;Albertsen, Mads&lt;/author&gt;&lt;author&gt;Nielsen, Per H&lt;/author&gt;&lt;author&gt;den Camp, Huub JM Op&lt;/author&gt;&lt;author&gt;Kartal, Boran&lt;/author&gt;&lt;author&gt;Jetten, Mike SM&lt;/author&gt;&lt;author&gt;Lücker, Sebastian&lt;/author&gt;&lt;/authors&gt;&lt;/contributors&gt;&lt;titles&gt;&lt;title&gt;Complete nitrification by a single microorganism&lt;/title&gt;&lt;secondary-title&gt;Nature&lt;/secondary-title&gt;&lt;/titles&gt;&lt;periodical&gt;&lt;full-title&gt;Nature&lt;/full-title&gt;&lt;abbr-1&gt;Nature&lt;/abbr-1&gt;&lt;abbr-2&gt;Nature&lt;/abbr-2&gt;&lt;/periodical&gt;&lt;pages&gt;555-559&lt;/pages&gt;&lt;volume&gt;528&lt;/volume&gt;&lt;number&gt;7583&lt;/number&gt;&lt;dates&gt;&lt;year&gt;2015&lt;/year&gt;&lt;/dates&gt;&lt;isbn&gt;1476-4687&lt;/isbn&gt;&lt;urls&gt;&lt;related-urls&gt;&lt;url&gt;https://www.nature.com/articles/nature16459.pdf&lt;/url&gt;&lt;/related-urls&gt;&lt;/urls&gt;&lt;/record&gt;&lt;/Cite&gt;&lt;/EndNote&gt;</w:instrText>
      </w:r>
      <w:r w:rsidR="0007668D">
        <w:rPr>
          <w:rFonts w:ascii="Times New Roman" w:eastAsia="宋体" w:hAnsi="Times New Roman" w:cs="Times New Roman"/>
          <w:color w:val="000000"/>
          <w:sz w:val="24"/>
          <w:szCs w:val="24"/>
        </w:rPr>
        <w:fldChar w:fldCharType="separate"/>
      </w:r>
      <w:r w:rsidR="0007668D" w:rsidRPr="0007668D">
        <w:rPr>
          <w:rFonts w:ascii="Times New Roman" w:eastAsia="宋体" w:hAnsi="Times New Roman" w:cs="Times New Roman"/>
          <w:noProof/>
          <w:color w:val="000000"/>
          <w:sz w:val="24"/>
          <w:szCs w:val="24"/>
          <w:vertAlign w:val="superscript"/>
        </w:rPr>
        <w:t>16</w:t>
      </w:r>
      <w:r w:rsidR="0007668D">
        <w:rPr>
          <w:rFonts w:ascii="Times New Roman" w:eastAsia="宋体" w:hAnsi="Times New Roman" w:cs="Times New Roman"/>
          <w:color w:val="000000"/>
          <w:sz w:val="24"/>
          <w:szCs w:val="24"/>
        </w:rPr>
        <w:fldChar w:fldCharType="end"/>
      </w:r>
      <w:r w:rsidR="00B245C0">
        <w:rPr>
          <w:rFonts w:ascii="Times New Roman" w:eastAsia="宋体" w:hAnsi="Times New Roman" w:cs="Times New Roman" w:hint="eastAsia"/>
          <w:color w:val="000000"/>
          <w:sz w:val="24"/>
          <w:szCs w:val="24"/>
        </w:rPr>
        <w:t>。</w:t>
      </w:r>
      <w:r w:rsidR="0007668D" w:rsidRPr="00830F9D">
        <w:rPr>
          <w:rFonts w:ascii="Times New Roman" w:eastAsia="宋体" w:hAnsi="Times New Roman" w:cs="Times New Roman"/>
          <w:color w:val="000000"/>
          <w:sz w:val="24"/>
          <w:szCs w:val="24"/>
        </w:rPr>
        <w:t>图片</w:t>
      </w:r>
      <w:r w:rsidR="00AB526F">
        <w:rPr>
          <w:rFonts w:ascii="Times New Roman" w:eastAsia="宋体" w:hAnsi="Times New Roman" w:cs="Times New Roman" w:hint="eastAsia"/>
          <w:color w:val="000000"/>
          <w:sz w:val="24"/>
          <w:szCs w:val="24"/>
        </w:rPr>
        <w:t>设计</w:t>
      </w:r>
      <w:r w:rsidR="0007668D" w:rsidRPr="00F118D4">
        <w:rPr>
          <w:rFonts w:ascii="Times New Roman" w:eastAsia="宋体" w:hAnsi="Times New Roman" w:cs="Times New Roman"/>
          <w:color w:val="000000"/>
          <w:sz w:val="24"/>
          <w:szCs w:val="24"/>
        </w:rPr>
        <w:t>取材于</w:t>
      </w:r>
      <w:r w:rsidR="0007668D">
        <w:rPr>
          <w:rFonts w:ascii="Times New Roman" w:eastAsia="宋体" w:hAnsi="Times New Roman" w:cs="Times New Roman" w:hint="eastAsia"/>
          <w:color w:val="000000"/>
          <w:sz w:val="24"/>
          <w:szCs w:val="24"/>
        </w:rPr>
        <w:t>文献。</w:t>
      </w:r>
    </w:p>
    <w:p w14:paraId="40EA5101" w14:textId="77777777" w:rsidR="001E47C0" w:rsidRPr="00BC4F7E" w:rsidRDefault="001E47C0" w:rsidP="009B6CF1">
      <w:pPr>
        <w:spacing w:before="240" w:after="120"/>
        <w:ind w:firstLineChars="200" w:firstLine="480"/>
        <w:jc w:val="left"/>
        <w:rPr>
          <w:rStyle w:val="fontstyle01"/>
          <w:rFonts w:ascii="Times New Roman" w:hAnsi="Times New Roman" w:cs="Times New Roman" w:hint="default"/>
        </w:rPr>
      </w:pPr>
    </w:p>
    <w:p w14:paraId="7832676E" w14:textId="4B8F06D1" w:rsidR="00D71D29" w:rsidRPr="00FD5C4E" w:rsidRDefault="00D71D29" w:rsidP="00FD5C4E">
      <w:pPr>
        <w:pStyle w:val="4"/>
        <w:numPr>
          <w:ilvl w:val="0"/>
          <w:numId w:val="8"/>
        </w:numPr>
        <w:ind w:left="0" w:firstLine="0"/>
        <w:rPr>
          <w:rPrChange w:id="33" w:author="Liu Yong-Xin" w:date="2020-12-27T23:23:00Z">
            <w:rPr>
              <w:rStyle w:val="fontstyle01"/>
              <w:rFonts w:ascii="Times New Roman" w:hAnsi="Times New Roman" w:cs="Times New Roman" w:hint="default"/>
            </w:rPr>
          </w:rPrChange>
        </w:rPr>
        <w:pPrChange w:id="34" w:author="Liu Yong-Xin" w:date="2020-12-27T23:23:00Z">
          <w:pPr>
            <w:pStyle w:val="a4"/>
            <w:numPr>
              <w:numId w:val="8"/>
            </w:numPr>
            <w:spacing w:before="240" w:after="120"/>
            <w:ind w:left="1080" w:firstLineChars="0" w:hanging="720"/>
          </w:pPr>
        </w:pPrChange>
      </w:pPr>
      <w:r w:rsidRPr="00FD5C4E">
        <w:rPr>
          <w:rPrChange w:id="35" w:author="Liu Yong-Xin" w:date="2020-12-27T23:23:00Z">
            <w:rPr>
              <w:rStyle w:val="fontstyle01"/>
              <w:rFonts w:ascii="Times New Roman" w:hAnsi="Times New Roman" w:cs="Times New Roman" w:hint="default"/>
            </w:rPr>
          </w:rPrChange>
        </w:rPr>
        <w:t>微生物</w:t>
      </w:r>
      <w:r w:rsidR="00565B61" w:rsidRPr="00FD5C4E">
        <w:rPr>
          <w:rPrChange w:id="36" w:author="Liu Yong-Xin" w:date="2020-12-27T23:23:00Z">
            <w:rPr>
              <w:rStyle w:val="fontstyle01"/>
              <w:rFonts w:ascii="Times New Roman" w:hAnsi="Times New Roman" w:cs="Times New Roman" w:hint="default"/>
            </w:rPr>
          </w:rPrChange>
        </w:rPr>
        <w:t>组</w:t>
      </w:r>
      <w:r w:rsidRPr="00FD5C4E">
        <w:rPr>
          <w:rPrChange w:id="37" w:author="Liu Yong-Xin" w:date="2020-12-27T23:23:00Z">
            <w:rPr>
              <w:rStyle w:val="fontstyle01"/>
              <w:rFonts w:ascii="Times New Roman" w:hAnsi="Times New Roman" w:cs="Times New Roman" w:hint="default"/>
            </w:rPr>
          </w:rPrChange>
        </w:rPr>
        <w:t>-</w:t>
      </w:r>
      <w:r w:rsidRPr="00FD5C4E">
        <w:rPr>
          <w:rPrChange w:id="38" w:author="Liu Yong-Xin" w:date="2020-12-27T23:23:00Z">
            <w:rPr>
              <w:rStyle w:val="fontstyle01"/>
              <w:rFonts w:ascii="Times New Roman" w:hAnsi="Times New Roman" w:cs="Times New Roman" w:hint="default"/>
            </w:rPr>
          </w:rPrChange>
        </w:rPr>
        <w:t>环境</w:t>
      </w:r>
      <w:r w:rsidR="00EA4A41" w:rsidRPr="00FD5C4E">
        <w:rPr>
          <w:rPrChange w:id="39" w:author="Liu Yong-Xin" w:date="2020-12-27T23:23:00Z">
            <w:rPr>
              <w:rStyle w:val="fontstyle01"/>
              <w:rFonts w:ascii="Times New Roman" w:hAnsi="Times New Roman" w:cs="Times New Roman" w:hint="default"/>
            </w:rPr>
          </w:rPrChange>
        </w:rPr>
        <w:t>-</w:t>
      </w:r>
      <w:r w:rsidRPr="00FD5C4E">
        <w:rPr>
          <w:rPrChange w:id="40" w:author="Liu Yong-Xin" w:date="2020-12-27T23:23:00Z">
            <w:rPr>
              <w:rStyle w:val="fontstyle01"/>
              <w:rFonts w:ascii="Times New Roman" w:hAnsi="Times New Roman" w:cs="Times New Roman" w:hint="default"/>
            </w:rPr>
          </w:rPrChange>
        </w:rPr>
        <w:t>系统效能</w:t>
      </w:r>
      <w:r w:rsidR="00565B61" w:rsidRPr="00FD5C4E">
        <w:rPr>
          <w:rPrChange w:id="41" w:author="Liu Yong-Xin" w:date="2020-12-27T23:23:00Z">
            <w:rPr>
              <w:rStyle w:val="fontstyle01"/>
              <w:rFonts w:ascii="Times New Roman" w:hAnsi="Times New Roman" w:cs="Times New Roman" w:hint="default"/>
            </w:rPr>
          </w:rPrChange>
        </w:rPr>
        <w:t>新</w:t>
      </w:r>
      <w:r w:rsidRPr="00FD5C4E">
        <w:rPr>
          <w:rPrChange w:id="42" w:author="Liu Yong-Xin" w:date="2020-12-27T23:23:00Z">
            <w:rPr>
              <w:rStyle w:val="fontstyle01"/>
              <w:rFonts w:ascii="Times New Roman" w:hAnsi="Times New Roman" w:cs="Times New Roman" w:hint="default"/>
            </w:rPr>
          </w:rPrChange>
        </w:rPr>
        <w:t>关联</w:t>
      </w:r>
      <w:r w:rsidR="00565B61" w:rsidRPr="00FD5C4E">
        <w:rPr>
          <w:rPrChange w:id="43" w:author="Liu Yong-Xin" w:date="2020-12-27T23:23:00Z">
            <w:rPr>
              <w:rStyle w:val="fontstyle01"/>
              <w:rFonts w:ascii="Times New Roman" w:hAnsi="Times New Roman" w:cs="Times New Roman" w:hint="default"/>
            </w:rPr>
          </w:rPrChange>
        </w:rPr>
        <w:t>的发现</w:t>
      </w:r>
    </w:p>
    <w:p w14:paraId="42A9D532" w14:textId="4587D9F0" w:rsidR="00EA4A41" w:rsidRDefault="00A066B1" w:rsidP="009B6CF1">
      <w:pPr>
        <w:spacing w:before="240" w:after="120"/>
        <w:ind w:firstLineChars="200" w:firstLine="480"/>
        <w:rPr>
          <w:rStyle w:val="fontstyle01"/>
          <w:rFonts w:ascii="Times New Roman" w:hAnsi="Times New Roman" w:cs="Times New Roman" w:hint="default"/>
        </w:rPr>
      </w:pPr>
      <w:r w:rsidRPr="00BC4F7E">
        <w:rPr>
          <w:rStyle w:val="fontstyle01"/>
          <w:rFonts w:ascii="Times New Roman" w:hAnsi="Times New Roman" w:cs="Times New Roman" w:hint="default"/>
        </w:rPr>
        <w:t>宏基因组</w:t>
      </w:r>
      <w:r w:rsidR="00897739">
        <w:rPr>
          <w:rStyle w:val="fontstyle01"/>
          <w:rFonts w:ascii="Times New Roman" w:hAnsi="Times New Roman" w:cs="Times New Roman" w:hint="default"/>
        </w:rPr>
        <w:t>学</w:t>
      </w:r>
      <w:r w:rsidRPr="00BC4F7E">
        <w:rPr>
          <w:rStyle w:val="fontstyle01"/>
          <w:rFonts w:ascii="Times New Roman" w:hAnsi="Times New Roman" w:cs="Times New Roman" w:hint="default"/>
        </w:rPr>
        <w:t>揭开了自然界中微生物群落组成和功能</w:t>
      </w:r>
      <w:r w:rsidR="00897739">
        <w:rPr>
          <w:rStyle w:val="fontstyle01"/>
          <w:rFonts w:ascii="Times New Roman" w:hAnsi="Times New Roman" w:cs="Times New Roman" w:hint="default"/>
        </w:rPr>
        <w:t>多样性</w:t>
      </w:r>
      <w:r w:rsidRPr="00BC4F7E">
        <w:rPr>
          <w:rStyle w:val="fontstyle01"/>
          <w:rFonts w:ascii="Times New Roman" w:hAnsi="Times New Roman" w:cs="Times New Roman" w:hint="default"/>
        </w:rPr>
        <w:t>面纱</w:t>
      </w:r>
      <w:r w:rsidR="00897739">
        <w:rPr>
          <w:rStyle w:val="fontstyle01"/>
          <w:rFonts w:ascii="Times New Roman" w:hAnsi="Times New Roman" w:cs="Times New Roman" w:hint="default"/>
        </w:rPr>
        <w:t>，有望推动微生物组科学向</w:t>
      </w:r>
      <w:r w:rsidRPr="00BC4F7E">
        <w:rPr>
          <w:rStyle w:val="fontstyle01"/>
          <w:rFonts w:ascii="Times New Roman" w:hAnsi="Times New Roman" w:cs="Times New Roman" w:hint="default"/>
        </w:rPr>
        <w:t>生物</w:t>
      </w:r>
      <w:r w:rsidR="00897739">
        <w:rPr>
          <w:rStyle w:val="fontstyle01"/>
          <w:rFonts w:ascii="Times New Roman" w:hAnsi="Times New Roman" w:cs="Times New Roman" w:hint="default"/>
        </w:rPr>
        <w:t>工程</w:t>
      </w:r>
      <w:r w:rsidRPr="00BC4F7E">
        <w:rPr>
          <w:rStyle w:val="fontstyle01"/>
          <w:rFonts w:ascii="Times New Roman" w:hAnsi="Times New Roman" w:cs="Times New Roman" w:hint="default"/>
        </w:rPr>
        <w:t>技术应用</w:t>
      </w:r>
      <w:r w:rsidR="00897739">
        <w:rPr>
          <w:rStyle w:val="fontstyle01"/>
          <w:rFonts w:ascii="Times New Roman" w:hAnsi="Times New Roman" w:cs="Times New Roman" w:hint="default"/>
        </w:rPr>
        <w:t>的转化。</w:t>
      </w:r>
      <w:r w:rsidRPr="00BC4F7E">
        <w:rPr>
          <w:rStyle w:val="fontstyle01"/>
          <w:rFonts w:ascii="Times New Roman" w:hAnsi="Times New Roman" w:cs="Times New Roman" w:hint="default"/>
        </w:rPr>
        <w:t>例如通过土壤</w:t>
      </w:r>
      <w:r w:rsidR="007A4C86" w:rsidRPr="00BC4F7E">
        <w:rPr>
          <w:rStyle w:val="fontstyle01"/>
          <w:rFonts w:ascii="Times New Roman" w:hAnsi="Times New Roman" w:cs="Times New Roman" w:hint="default"/>
        </w:rPr>
        <w:t>微生物</w:t>
      </w:r>
      <w:r w:rsidR="00897739">
        <w:rPr>
          <w:rStyle w:val="fontstyle01"/>
          <w:rFonts w:ascii="Times New Roman" w:hAnsi="Times New Roman" w:cs="Times New Roman" w:hint="default"/>
        </w:rPr>
        <w:t>群落组成定向</w:t>
      </w:r>
      <w:r w:rsidR="007A4C86" w:rsidRPr="00BC4F7E">
        <w:rPr>
          <w:rStyle w:val="fontstyle01"/>
          <w:rFonts w:ascii="Times New Roman" w:hAnsi="Times New Roman" w:cs="Times New Roman" w:hint="default"/>
        </w:rPr>
        <w:t>提高</w:t>
      </w:r>
      <w:r w:rsidR="007A4C86" w:rsidRPr="00BC4F7E">
        <w:rPr>
          <w:rStyle w:val="fontstyle01"/>
          <w:rFonts w:ascii="Times New Roman" w:hAnsi="Times New Roman" w:cs="Times New Roman" w:hint="default"/>
        </w:rPr>
        <w:lastRenderedPageBreak/>
        <w:t>作物</w:t>
      </w:r>
      <w:r w:rsidR="00897739">
        <w:rPr>
          <w:rStyle w:val="fontstyle01"/>
          <w:rFonts w:ascii="Times New Roman" w:hAnsi="Times New Roman" w:cs="Times New Roman" w:hint="default"/>
        </w:rPr>
        <w:t>的</w:t>
      </w:r>
      <w:r w:rsidR="007A4C86" w:rsidRPr="00BC4F7E">
        <w:rPr>
          <w:rStyle w:val="fontstyle01"/>
          <w:rFonts w:ascii="Times New Roman" w:hAnsi="Times New Roman" w:cs="Times New Roman" w:hint="default"/>
        </w:rPr>
        <w:t>生产力，通过刺激自然产生或者</w:t>
      </w:r>
      <w:r w:rsidR="00897739">
        <w:rPr>
          <w:rStyle w:val="fontstyle01"/>
          <w:rFonts w:ascii="Times New Roman" w:hAnsi="Times New Roman" w:cs="Times New Roman" w:hint="default"/>
        </w:rPr>
        <w:t>人工</w:t>
      </w:r>
      <w:r w:rsidR="007A4C86" w:rsidRPr="00BC4F7E">
        <w:rPr>
          <w:rStyle w:val="fontstyle01"/>
          <w:rFonts w:ascii="Times New Roman" w:hAnsi="Times New Roman" w:cs="Times New Roman" w:hint="default"/>
        </w:rPr>
        <w:t>投加</w:t>
      </w:r>
      <w:r w:rsidR="00897739">
        <w:rPr>
          <w:rStyle w:val="fontstyle01"/>
          <w:rFonts w:ascii="Times New Roman" w:hAnsi="Times New Roman" w:cs="Times New Roman" w:hint="default"/>
        </w:rPr>
        <w:t>微生物</w:t>
      </w:r>
      <w:r w:rsidR="007A4C86" w:rsidRPr="00BC4F7E">
        <w:rPr>
          <w:rStyle w:val="fontstyle01"/>
          <w:rFonts w:ascii="Times New Roman" w:hAnsi="Times New Roman" w:cs="Times New Roman" w:hint="default"/>
        </w:rPr>
        <w:t>菌剂修复受污染的水体，通过富集培养特定功能的微生物实现从废水中回收资源等</w:t>
      </w:r>
      <w:r w:rsidR="00897739">
        <w:rPr>
          <w:rStyle w:val="fontstyle01"/>
          <w:rFonts w:ascii="Times New Roman" w:hAnsi="Times New Roman" w:cs="Times New Roman" w:hint="default"/>
        </w:rPr>
        <w:t>过程</w:t>
      </w:r>
      <w:r w:rsidR="00633CCE" w:rsidRPr="003126FF">
        <w:rPr>
          <w:rStyle w:val="fontstyle01"/>
          <w:rFonts w:ascii="Times New Roman" w:hAnsi="Times New Roman" w:cs="Times New Roman" w:hint="default"/>
          <w:color w:val="FF0000"/>
        </w:rPr>
        <w:t>【插入文献】</w:t>
      </w:r>
      <w:r w:rsidR="007A4C86" w:rsidRPr="00BC4F7E">
        <w:rPr>
          <w:rStyle w:val="fontstyle01"/>
          <w:rFonts w:ascii="Times New Roman" w:hAnsi="Times New Roman" w:cs="Times New Roman" w:hint="default"/>
        </w:rPr>
        <w:t>。探索微生物组、环境因素和系统功能之间的内部关联可以</w:t>
      </w:r>
      <w:r w:rsidRPr="00BC4F7E">
        <w:rPr>
          <w:rStyle w:val="fontstyle01"/>
          <w:rFonts w:ascii="Times New Roman" w:hAnsi="Times New Roman" w:cs="Times New Roman" w:hint="default"/>
        </w:rPr>
        <w:t>进一步将</w:t>
      </w:r>
      <w:r w:rsidR="00897739">
        <w:rPr>
          <w:rStyle w:val="fontstyle01"/>
          <w:rFonts w:ascii="Times New Roman" w:hAnsi="Times New Roman" w:cs="Times New Roman" w:hint="default"/>
        </w:rPr>
        <w:t>关于</w:t>
      </w:r>
      <w:r w:rsidRPr="00BC4F7E">
        <w:rPr>
          <w:rStyle w:val="fontstyle01"/>
          <w:rFonts w:ascii="Times New Roman" w:hAnsi="Times New Roman" w:cs="Times New Roman" w:hint="default"/>
        </w:rPr>
        <w:t>微生物</w:t>
      </w:r>
      <w:r w:rsidR="00897739">
        <w:rPr>
          <w:rStyle w:val="fontstyle01"/>
          <w:rFonts w:ascii="Times New Roman" w:hAnsi="Times New Roman" w:cs="Times New Roman" w:hint="default"/>
        </w:rPr>
        <w:t>结构与</w:t>
      </w:r>
      <w:r w:rsidR="00897739" w:rsidRPr="00BC4F7E">
        <w:rPr>
          <w:rStyle w:val="fontstyle01"/>
          <w:rFonts w:ascii="Times New Roman" w:hAnsi="Times New Roman" w:cs="Times New Roman" w:hint="default"/>
        </w:rPr>
        <w:t>功能</w:t>
      </w:r>
      <w:r w:rsidR="00897739">
        <w:rPr>
          <w:rStyle w:val="fontstyle01"/>
          <w:rFonts w:ascii="Times New Roman" w:hAnsi="Times New Roman" w:cs="Times New Roman" w:hint="default"/>
        </w:rPr>
        <w:t>的微生物组科学知识</w:t>
      </w:r>
      <w:r w:rsidR="00093014" w:rsidRPr="00BC4F7E">
        <w:rPr>
          <w:rStyle w:val="fontstyle01"/>
          <w:rFonts w:ascii="Times New Roman" w:hAnsi="Times New Roman" w:cs="Times New Roman" w:hint="default"/>
        </w:rPr>
        <w:t>更好的</w:t>
      </w:r>
      <w:r w:rsidRPr="00BC4F7E">
        <w:rPr>
          <w:rStyle w:val="fontstyle01"/>
          <w:rFonts w:ascii="Times New Roman" w:hAnsi="Times New Roman" w:cs="Times New Roman" w:hint="default"/>
        </w:rPr>
        <w:t>应用于改善社会生产力，</w:t>
      </w:r>
      <w:r w:rsidR="00897739">
        <w:rPr>
          <w:rStyle w:val="fontstyle01"/>
          <w:rFonts w:ascii="Times New Roman" w:hAnsi="Times New Roman" w:cs="Times New Roman" w:hint="default"/>
        </w:rPr>
        <w:t>以</w:t>
      </w:r>
      <w:r w:rsidRPr="00BC4F7E">
        <w:rPr>
          <w:rStyle w:val="fontstyle01"/>
          <w:rFonts w:ascii="Times New Roman" w:hAnsi="Times New Roman" w:cs="Times New Roman" w:hint="default"/>
        </w:rPr>
        <w:t>提高人类生活水平</w:t>
      </w:r>
      <w:r w:rsidR="007A4C86" w:rsidRPr="00BC4F7E">
        <w:rPr>
          <w:rStyle w:val="fontstyle01"/>
          <w:rFonts w:ascii="Times New Roman" w:hAnsi="Times New Roman" w:cs="Times New Roman" w:hint="default"/>
        </w:rPr>
        <w:t>。例如，</w:t>
      </w:r>
      <w:r w:rsidR="00F35ABA">
        <w:rPr>
          <w:rStyle w:val="fontstyle01"/>
          <w:rFonts w:ascii="Times New Roman" w:hAnsi="Times New Roman" w:cs="Times New Roman" w:hint="default"/>
        </w:rPr>
        <w:t>2015</w:t>
      </w:r>
      <w:r w:rsidR="00F35ABA">
        <w:rPr>
          <w:rStyle w:val="fontstyle01"/>
          <w:rFonts w:ascii="Times New Roman" w:hAnsi="Times New Roman" w:cs="Times New Roman" w:hint="default"/>
        </w:rPr>
        <w:t>年来自</w:t>
      </w:r>
      <w:r w:rsidR="00BF15DA">
        <w:rPr>
          <w:rStyle w:val="fontstyle01"/>
          <w:rFonts w:ascii="Times New Roman" w:hAnsi="Times New Roman" w:cs="Times New Roman" w:hint="default"/>
        </w:rPr>
        <w:t>香港大学研究人员</w:t>
      </w:r>
      <w:r w:rsidR="007A4C86" w:rsidRPr="00BC4F7E">
        <w:rPr>
          <w:rStyle w:val="fontstyle01"/>
          <w:rFonts w:ascii="Times New Roman" w:hAnsi="Times New Roman" w:cs="Times New Roman" w:hint="default"/>
        </w:rPr>
        <w:t>利用</w:t>
      </w:r>
      <w:r w:rsidR="00093014" w:rsidRPr="00BC4F7E">
        <w:rPr>
          <w:rStyle w:val="fontstyle01"/>
          <w:rFonts w:ascii="Times New Roman" w:hAnsi="Times New Roman" w:cs="Times New Roman" w:hint="default"/>
        </w:rPr>
        <w:t>细菌</w:t>
      </w:r>
      <w:r w:rsidR="00093014" w:rsidRPr="00BC4F7E">
        <w:rPr>
          <w:rStyle w:val="fontstyle01"/>
          <w:rFonts w:ascii="Times New Roman" w:hAnsi="Times New Roman" w:cs="Times New Roman" w:hint="default"/>
        </w:rPr>
        <w:t>16S</w:t>
      </w:r>
      <w:r w:rsidR="001E4D30">
        <w:rPr>
          <w:rStyle w:val="fontstyle01"/>
          <w:rFonts w:ascii="Times New Roman" w:hAnsi="Times New Roman" w:cs="Times New Roman" w:hint="default"/>
        </w:rPr>
        <w:t xml:space="preserve"> </w:t>
      </w:r>
      <w:r w:rsidR="00D23121">
        <w:rPr>
          <w:rStyle w:val="fontstyle01"/>
          <w:rFonts w:ascii="Times New Roman" w:hAnsi="Times New Roman" w:cs="Times New Roman" w:hint="default"/>
        </w:rPr>
        <w:t>核糖体</w:t>
      </w:r>
      <w:r w:rsidR="00D23121">
        <w:rPr>
          <w:rStyle w:val="fontstyle01"/>
          <w:rFonts w:ascii="Times New Roman" w:hAnsi="Times New Roman" w:cs="Times New Roman" w:hint="default"/>
        </w:rPr>
        <w:t>RNA</w:t>
      </w:r>
      <w:r w:rsidR="00D23121">
        <w:rPr>
          <w:rStyle w:val="fontstyle01"/>
          <w:rFonts w:ascii="Times New Roman" w:hAnsi="Times New Roman" w:cs="Times New Roman" w:hint="default"/>
        </w:rPr>
        <w:t>扩增子</w:t>
      </w:r>
      <w:r w:rsidR="00093014" w:rsidRPr="00BC4F7E">
        <w:rPr>
          <w:rStyle w:val="fontstyle01"/>
          <w:rFonts w:ascii="Times New Roman" w:hAnsi="Times New Roman" w:cs="Times New Roman" w:hint="default"/>
        </w:rPr>
        <w:t>测序结合</w:t>
      </w:r>
      <w:r w:rsidR="00D23121">
        <w:rPr>
          <w:rStyle w:val="fontstyle01"/>
          <w:rFonts w:ascii="Times New Roman" w:hAnsi="Times New Roman" w:cs="Times New Roman" w:hint="default"/>
        </w:rPr>
        <w:t>共现</w:t>
      </w:r>
      <w:r w:rsidR="00093014" w:rsidRPr="00BC4F7E">
        <w:rPr>
          <w:rStyle w:val="fontstyle01"/>
          <w:rFonts w:ascii="Times New Roman" w:hAnsi="Times New Roman" w:cs="Times New Roman" w:hint="default"/>
        </w:rPr>
        <w:t>网络</w:t>
      </w:r>
      <w:r w:rsidR="00D23121">
        <w:rPr>
          <w:rStyle w:val="fontstyle01"/>
          <w:rFonts w:ascii="Times New Roman" w:hAnsi="Times New Roman" w:cs="Times New Roman" w:hint="default"/>
        </w:rPr>
        <w:t>模型</w:t>
      </w:r>
      <w:r w:rsidR="00093014" w:rsidRPr="00BC4F7E">
        <w:rPr>
          <w:rStyle w:val="fontstyle01"/>
          <w:rFonts w:ascii="Times New Roman" w:hAnsi="Times New Roman" w:cs="Times New Roman" w:hint="default"/>
        </w:rPr>
        <w:t>分析</w:t>
      </w:r>
      <w:r w:rsidR="00D23121">
        <w:rPr>
          <w:rStyle w:val="fontstyle01"/>
          <w:rFonts w:ascii="Times New Roman" w:hAnsi="Times New Roman" w:cs="Times New Roman" w:hint="default"/>
        </w:rPr>
        <w:t>、</w:t>
      </w:r>
      <w:r w:rsidR="00093014" w:rsidRPr="00BC4F7E">
        <w:rPr>
          <w:rStyle w:val="fontstyle01"/>
          <w:rFonts w:ascii="Times New Roman" w:hAnsi="Times New Roman" w:cs="Times New Roman" w:hint="default"/>
        </w:rPr>
        <w:t>多参数统计学分析等</w:t>
      </w:r>
      <w:r w:rsidR="00D23121">
        <w:rPr>
          <w:rStyle w:val="fontstyle01"/>
          <w:rFonts w:ascii="Times New Roman" w:hAnsi="Times New Roman" w:cs="Times New Roman" w:hint="default"/>
        </w:rPr>
        <w:t>手段</w:t>
      </w:r>
      <w:r w:rsidR="00093014" w:rsidRPr="00BC4F7E">
        <w:rPr>
          <w:rStyle w:val="fontstyle01"/>
          <w:rFonts w:ascii="Times New Roman" w:hAnsi="Times New Roman" w:cs="Times New Roman" w:hint="default"/>
        </w:rPr>
        <w:t>解析了城镇污水处理厂活性污泥工艺中的细菌群落、环境因素（如污水水质、运行参数等）以及处理效能三者之间的内在关联并提出了</w:t>
      </w:r>
      <w:r w:rsidR="00F35ABA">
        <w:rPr>
          <w:rStyle w:val="fontstyle01"/>
          <w:rFonts w:ascii="Times New Roman" w:hAnsi="Times New Roman" w:cs="Times New Roman" w:hint="default"/>
        </w:rPr>
        <w:t>通过微生物组调控来</w:t>
      </w:r>
      <w:r w:rsidR="00093014" w:rsidRPr="00BC4F7E">
        <w:rPr>
          <w:rStyle w:val="fontstyle01"/>
          <w:rFonts w:ascii="Times New Roman" w:hAnsi="Times New Roman" w:cs="Times New Roman" w:hint="default"/>
        </w:rPr>
        <w:t>减轻</w:t>
      </w:r>
      <w:r w:rsidR="00F35ABA">
        <w:rPr>
          <w:rStyle w:val="fontstyle01"/>
          <w:rFonts w:ascii="Times New Roman" w:hAnsi="Times New Roman" w:cs="Times New Roman" w:hint="default"/>
        </w:rPr>
        <w:t>活性</w:t>
      </w:r>
      <w:r w:rsidR="00093014" w:rsidRPr="00BC4F7E">
        <w:rPr>
          <w:rStyle w:val="fontstyle01"/>
          <w:rFonts w:ascii="Times New Roman" w:hAnsi="Times New Roman" w:cs="Times New Roman" w:hint="default"/>
        </w:rPr>
        <w:t>污泥起泡问题的</w:t>
      </w:r>
      <w:r w:rsidR="00897739">
        <w:rPr>
          <w:rStyle w:val="fontstyle01"/>
          <w:rFonts w:ascii="Times New Roman" w:hAnsi="Times New Roman" w:cs="Times New Roman" w:hint="default"/>
        </w:rPr>
        <w:t>工程</w:t>
      </w:r>
      <w:r w:rsidR="00093014" w:rsidRPr="00BC4F7E">
        <w:rPr>
          <w:rStyle w:val="fontstyle01"/>
          <w:rFonts w:ascii="Times New Roman" w:hAnsi="Times New Roman" w:cs="Times New Roman" w:hint="default"/>
        </w:rPr>
        <w:t>措施</w:t>
      </w:r>
      <w:r w:rsidR="00897739">
        <w:rPr>
          <w:rStyle w:val="fontstyle01"/>
          <w:rFonts w:ascii="Times New Roman" w:hAnsi="Times New Roman" w:cs="Times New Roman" w:hint="default"/>
        </w:rPr>
        <w:t>与</w:t>
      </w:r>
      <w:r w:rsidR="00F35ABA">
        <w:rPr>
          <w:rStyle w:val="fontstyle01"/>
          <w:rFonts w:ascii="Times New Roman" w:hAnsi="Times New Roman" w:cs="Times New Roman" w:hint="default"/>
        </w:rPr>
        <w:t>系统设计</w:t>
      </w:r>
      <w:r w:rsidR="00897739">
        <w:rPr>
          <w:rStyle w:val="fontstyle01"/>
          <w:rFonts w:ascii="Times New Roman" w:hAnsi="Times New Roman" w:cs="Times New Roman" w:hint="default"/>
        </w:rPr>
        <w:t>策略</w:t>
      </w:r>
      <w:r w:rsidR="00F35ABA" w:rsidRPr="003126FF">
        <w:rPr>
          <w:rStyle w:val="fontstyle01"/>
          <w:rFonts w:ascii="Times New Roman" w:hAnsi="Times New Roman" w:cs="Times New Roman" w:hint="default"/>
          <w:color w:val="FF0000"/>
        </w:rPr>
        <w:t>【插入文献】</w:t>
      </w:r>
      <w:r w:rsidR="00093014" w:rsidRPr="00BC4F7E">
        <w:rPr>
          <w:rStyle w:val="fontstyle01"/>
          <w:rFonts w:ascii="Times New Roman" w:hAnsi="Times New Roman" w:cs="Times New Roman" w:hint="default"/>
        </w:rPr>
        <w:t>。</w:t>
      </w:r>
      <w:r w:rsidR="00F35ABA">
        <w:rPr>
          <w:rStyle w:val="fontstyle01"/>
          <w:rFonts w:ascii="Times New Roman" w:hAnsi="Times New Roman" w:cs="Times New Roman" w:hint="default"/>
        </w:rPr>
        <w:t>近期</w:t>
      </w:r>
      <w:r w:rsidR="00093014" w:rsidRPr="00BC4F7E">
        <w:rPr>
          <w:rStyle w:val="fontstyle01"/>
          <w:rFonts w:ascii="Times New Roman" w:hAnsi="Times New Roman" w:cs="Times New Roman" w:hint="default"/>
        </w:rPr>
        <w:t>，</w:t>
      </w:r>
      <w:r w:rsidR="004A2CE7" w:rsidRPr="00BC4F7E">
        <w:rPr>
          <w:rStyle w:val="fontstyle01"/>
          <w:rFonts w:ascii="Times New Roman" w:hAnsi="Times New Roman" w:cs="Times New Roman" w:hint="default"/>
        </w:rPr>
        <w:t>来自美国</w:t>
      </w:r>
      <w:r w:rsidR="00F35ABA">
        <w:rPr>
          <w:rStyle w:val="fontstyle01"/>
          <w:rFonts w:ascii="Times New Roman" w:hAnsi="Times New Roman" w:cs="Times New Roman" w:hint="default"/>
        </w:rPr>
        <w:t>长期</w:t>
      </w:r>
      <w:r w:rsidR="004A2CE7" w:rsidRPr="00BC4F7E">
        <w:rPr>
          <w:rStyle w:val="fontstyle01"/>
          <w:rFonts w:ascii="Times New Roman" w:hAnsi="Times New Roman" w:cs="Times New Roman" w:hint="default"/>
        </w:rPr>
        <w:t>从事工程微生物组研究的科研团队提出了基于</w:t>
      </w:r>
      <w:r w:rsidR="004A2CE7" w:rsidRPr="00BC4F7E">
        <w:rPr>
          <w:rStyle w:val="fontstyle01"/>
          <w:rFonts w:ascii="Times New Roman" w:hAnsi="Times New Roman" w:cs="Times New Roman" w:hint="default"/>
        </w:rPr>
        <w:t>“</w:t>
      </w:r>
      <w:r w:rsidR="004A2CE7" w:rsidRPr="00BC4F7E">
        <w:rPr>
          <w:rStyle w:val="fontstyle01"/>
          <w:rFonts w:ascii="Times New Roman" w:hAnsi="Times New Roman" w:cs="Times New Roman" w:hint="default"/>
        </w:rPr>
        <w:t>设计</w:t>
      </w:r>
      <w:r w:rsidR="004A2CE7" w:rsidRPr="00BC4F7E">
        <w:rPr>
          <w:rStyle w:val="fontstyle01"/>
          <w:rFonts w:ascii="Times New Roman" w:hAnsi="Times New Roman" w:cs="Times New Roman" w:hint="default"/>
        </w:rPr>
        <w:t>-</w:t>
      </w:r>
      <w:r w:rsidR="004A2CE7" w:rsidRPr="00BC4F7E">
        <w:rPr>
          <w:rStyle w:val="fontstyle01"/>
          <w:rFonts w:ascii="Times New Roman" w:hAnsi="Times New Roman" w:cs="Times New Roman" w:hint="default"/>
        </w:rPr>
        <w:t>建造</w:t>
      </w:r>
      <w:r w:rsidR="004A2CE7" w:rsidRPr="00BC4F7E">
        <w:rPr>
          <w:rStyle w:val="fontstyle01"/>
          <w:rFonts w:ascii="Times New Roman" w:hAnsi="Times New Roman" w:cs="Times New Roman" w:hint="default"/>
        </w:rPr>
        <w:t>-</w:t>
      </w:r>
      <w:r w:rsidR="004A2CE7" w:rsidRPr="00BC4F7E">
        <w:rPr>
          <w:rStyle w:val="fontstyle01"/>
          <w:rFonts w:ascii="Times New Roman" w:hAnsi="Times New Roman" w:cs="Times New Roman" w:hint="default"/>
        </w:rPr>
        <w:t>测试</w:t>
      </w:r>
      <w:r w:rsidR="004A2CE7" w:rsidRPr="00BC4F7E">
        <w:rPr>
          <w:rStyle w:val="fontstyle01"/>
          <w:rFonts w:ascii="Times New Roman" w:hAnsi="Times New Roman" w:cs="Times New Roman" w:hint="default"/>
        </w:rPr>
        <w:t>-</w:t>
      </w:r>
      <w:r w:rsidR="004A2CE7" w:rsidRPr="00BC4F7E">
        <w:rPr>
          <w:rStyle w:val="fontstyle01"/>
          <w:rFonts w:ascii="Times New Roman" w:hAnsi="Times New Roman" w:cs="Times New Roman" w:hint="default"/>
        </w:rPr>
        <w:t>学习（</w:t>
      </w:r>
      <w:r w:rsidR="004A2CE7" w:rsidRPr="00BC4F7E">
        <w:rPr>
          <w:rStyle w:val="fontstyle01"/>
          <w:rFonts w:ascii="Times New Roman" w:hAnsi="Times New Roman" w:cs="Times New Roman" w:hint="default"/>
        </w:rPr>
        <w:t>DBTL</w:t>
      </w:r>
      <w:r w:rsidR="004A2CE7" w:rsidRPr="00BC4F7E">
        <w:rPr>
          <w:rStyle w:val="fontstyle01"/>
          <w:rFonts w:ascii="Times New Roman" w:hAnsi="Times New Roman" w:cs="Times New Roman" w:hint="default"/>
        </w:rPr>
        <w:t>）</w:t>
      </w:r>
      <w:r w:rsidR="004A2CE7" w:rsidRPr="00BC4F7E">
        <w:rPr>
          <w:rStyle w:val="fontstyle01"/>
          <w:rFonts w:ascii="Times New Roman" w:hAnsi="Times New Roman" w:cs="Times New Roman" w:hint="default"/>
        </w:rPr>
        <w:t>”</w:t>
      </w:r>
      <w:r w:rsidR="004A2CE7" w:rsidRPr="00BC4F7E">
        <w:rPr>
          <w:rStyle w:val="fontstyle01"/>
          <w:rFonts w:ascii="Times New Roman" w:hAnsi="Times New Roman" w:cs="Times New Roman" w:hint="default"/>
        </w:rPr>
        <w:t>的研究和技术开发体系，为微生物组在医药、农业、能源和环境方面的广泛应用提供了理论指导</w:t>
      </w:r>
      <w:r w:rsidR="00F35ABA" w:rsidRPr="004506EC">
        <w:rPr>
          <w:rStyle w:val="fontstyle01"/>
          <w:rFonts w:ascii="Times New Roman" w:hAnsi="Times New Roman" w:cs="Times New Roman" w:hint="default"/>
          <w:color w:val="FF0000"/>
        </w:rPr>
        <w:t>【插入文献】</w:t>
      </w:r>
      <w:r w:rsidR="00F63387" w:rsidRPr="00BC4F7E">
        <w:rPr>
          <w:rStyle w:val="fontstyle01"/>
          <w:rFonts w:ascii="Times New Roman" w:hAnsi="Times New Roman" w:cs="Times New Roman" w:hint="default"/>
        </w:rPr>
        <w:t>。</w:t>
      </w:r>
      <w:r w:rsidR="004A2CE7" w:rsidRPr="00BC4F7E">
        <w:rPr>
          <w:rStyle w:val="fontstyle01"/>
          <w:rFonts w:ascii="Times New Roman" w:hAnsi="Times New Roman" w:cs="Times New Roman" w:hint="default"/>
        </w:rPr>
        <w:t>其中</w:t>
      </w:r>
      <w:r w:rsidR="00F63387" w:rsidRPr="00BC4F7E">
        <w:rPr>
          <w:rStyle w:val="fontstyle01"/>
          <w:rFonts w:ascii="Times New Roman" w:hAnsi="Times New Roman" w:cs="Times New Roman" w:hint="default"/>
        </w:rPr>
        <w:t>，</w:t>
      </w:r>
      <w:r w:rsidR="004A2CE7" w:rsidRPr="00BC4F7E">
        <w:rPr>
          <w:rStyle w:val="fontstyle01"/>
          <w:rFonts w:ascii="Times New Roman" w:hAnsi="Times New Roman" w:cs="Times New Roman" w:hint="default"/>
        </w:rPr>
        <w:t>宏基因组</w:t>
      </w:r>
      <w:r w:rsidR="00D23121">
        <w:rPr>
          <w:rStyle w:val="fontstyle01"/>
          <w:rFonts w:ascii="Times New Roman" w:hAnsi="Times New Roman" w:cs="Times New Roman" w:hint="default"/>
        </w:rPr>
        <w:t>学</w:t>
      </w:r>
      <w:r w:rsidR="004A2CE7" w:rsidRPr="00BC4F7E">
        <w:rPr>
          <w:rStyle w:val="fontstyle01"/>
          <w:rFonts w:ascii="Times New Roman" w:hAnsi="Times New Roman" w:cs="Times New Roman" w:hint="default"/>
        </w:rPr>
        <w:t>技术</w:t>
      </w:r>
      <w:r w:rsidR="00F63387" w:rsidRPr="00BC4F7E">
        <w:rPr>
          <w:rStyle w:val="fontstyle01"/>
          <w:rFonts w:ascii="Times New Roman" w:hAnsi="Times New Roman" w:cs="Times New Roman" w:hint="default"/>
        </w:rPr>
        <w:t>在捕获必要的生态学原理，把控微生物组群落组成，预测的群落功能等相关的设计、建造和测试环节中都发挥了重要作用。</w:t>
      </w:r>
    </w:p>
    <w:p w14:paraId="4C85BB96" w14:textId="1747DC6C" w:rsidR="0019743F" w:rsidRDefault="006B4252" w:rsidP="009B6CF1">
      <w:pPr>
        <w:spacing w:before="240" w:after="120"/>
        <w:jc w:val="center"/>
        <w:rPr>
          <w:rStyle w:val="fontstyle01"/>
          <w:rFonts w:ascii="Times New Roman" w:hAnsi="Times New Roman" w:cs="Times New Roman" w:hint="default"/>
        </w:rPr>
      </w:pPr>
      <w:r>
        <w:rPr>
          <w:rFonts w:ascii="Times New Roman" w:eastAsia="宋体" w:hAnsi="Times New Roman" w:cs="Times New Roman"/>
          <w:noProof/>
          <w:color w:val="000000"/>
          <w:sz w:val="24"/>
          <w:szCs w:val="24"/>
        </w:rPr>
        <w:drawing>
          <wp:inline distT="0" distB="0" distL="0" distR="0" wp14:anchorId="3ADFDD06" wp14:editId="05CD6DB2">
            <wp:extent cx="5295900" cy="2802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3790" cy="2811962"/>
                    </a:xfrm>
                    <a:prstGeom prst="rect">
                      <a:avLst/>
                    </a:prstGeom>
                    <a:noFill/>
                  </pic:spPr>
                </pic:pic>
              </a:graphicData>
            </a:graphic>
          </wp:inline>
        </w:drawing>
      </w:r>
    </w:p>
    <w:p w14:paraId="0864BDE1" w14:textId="417BC598" w:rsidR="003D4101" w:rsidRPr="00BC4F7E" w:rsidRDefault="003D4101" w:rsidP="009B6CF1">
      <w:pPr>
        <w:spacing w:before="240" w:after="120"/>
        <w:jc w:val="left"/>
        <w:rPr>
          <w:rStyle w:val="fontstyle01"/>
          <w:rFonts w:ascii="Times New Roman" w:hAnsi="Times New Roman" w:cs="Times New Roman" w:hint="default"/>
        </w:rPr>
      </w:pPr>
      <w:r w:rsidRPr="003D4101">
        <w:rPr>
          <w:rFonts w:ascii="Times New Roman" w:eastAsia="宋体" w:hAnsi="Times New Roman" w:cs="Times New Roman" w:hint="eastAsia"/>
          <w:color w:val="000000"/>
          <w:sz w:val="24"/>
          <w:szCs w:val="24"/>
        </w:rPr>
        <w:t>图</w:t>
      </w:r>
      <w:r w:rsidR="00AB526F">
        <w:rPr>
          <w:rFonts w:ascii="Times New Roman" w:eastAsia="宋体" w:hAnsi="Times New Roman" w:cs="Times New Roman"/>
          <w:color w:val="000000"/>
          <w:sz w:val="24"/>
          <w:szCs w:val="24"/>
        </w:rPr>
        <w:t>4</w:t>
      </w:r>
      <w:r w:rsidRPr="003D4101">
        <w:rPr>
          <w:rFonts w:ascii="Times New Roman" w:eastAsia="宋体" w:hAnsi="Times New Roman" w:cs="Times New Roman"/>
          <w:color w:val="000000"/>
          <w:sz w:val="24"/>
          <w:szCs w:val="24"/>
        </w:rPr>
        <w:t>.</w:t>
      </w:r>
      <w:r w:rsidR="0020710D">
        <w:rPr>
          <w:rFonts w:ascii="Times New Roman" w:eastAsia="宋体" w:hAnsi="Times New Roman" w:cs="Times New Roman"/>
          <w:color w:val="000000"/>
          <w:sz w:val="24"/>
          <w:szCs w:val="24"/>
        </w:rPr>
        <w:t xml:space="preserve"> </w:t>
      </w:r>
      <w:r w:rsidRPr="003D4101">
        <w:rPr>
          <w:rFonts w:ascii="Times New Roman" w:eastAsia="宋体" w:hAnsi="Times New Roman" w:cs="Times New Roman" w:hint="eastAsia"/>
          <w:color w:val="000000"/>
          <w:sz w:val="24"/>
          <w:szCs w:val="24"/>
        </w:rPr>
        <w:t>基于“设计</w:t>
      </w:r>
      <w:r w:rsidRPr="003D4101">
        <w:rPr>
          <w:rFonts w:ascii="Times New Roman" w:eastAsia="宋体" w:hAnsi="Times New Roman" w:cs="Times New Roman"/>
          <w:color w:val="000000"/>
          <w:sz w:val="24"/>
          <w:szCs w:val="24"/>
        </w:rPr>
        <w:t>-</w:t>
      </w:r>
      <w:r w:rsidRPr="003D4101">
        <w:rPr>
          <w:rFonts w:ascii="Times New Roman" w:eastAsia="宋体" w:hAnsi="Times New Roman" w:cs="Times New Roman"/>
          <w:color w:val="000000"/>
          <w:sz w:val="24"/>
          <w:szCs w:val="24"/>
        </w:rPr>
        <w:t>建造</w:t>
      </w:r>
      <w:r w:rsidRPr="003D4101">
        <w:rPr>
          <w:rFonts w:ascii="Times New Roman" w:eastAsia="宋体" w:hAnsi="Times New Roman" w:cs="Times New Roman"/>
          <w:color w:val="000000"/>
          <w:sz w:val="24"/>
          <w:szCs w:val="24"/>
        </w:rPr>
        <w:t>-</w:t>
      </w:r>
      <w:r w:rsidRPr="003D4101">
        <w:rPr>
          <w:rFonts w:ascii="Times New Roman" w:eastAsia="宋体" w:hAnsi="Times New Roman" w:cs="Times New Roman"/>
          <w:color w:val="000000"/>
          <w:sz w:val="24"/>
          <w:szCs w:val="24"/>
        </w:rPr>
        <w:t>测试</w:t>
      </w:r>
      <w:r w:rsidRPr="003D4101">
        <w:rPr>
          <w:rFonts w:ascii="Times New Roman" w:eastAsia="宋体" w:hAnsi="Times New Roman" w:cs="Times New Roman"/>
          <w:color w:val="000000"/>
          <w:sz w:val="24"/>
          <w:szCs w:val="24"/>
        </w:rPr>
        <w:t>-</w:t>
      </w:r>
      <w:r w:rsidRPr="003D4101">
        <w:rPr>
          <w:rFonts w:ascii="Times New Roman" w:eastAsia="宋体" w:hAnsi="Times New Roman" w:cs="Times New Roman"/>
          <w:color w:val="000000"/>
          <w:sz w:val="24"/>
          <w:szCs w:val="24"/>
        </w:rPr>
        <w:t>学习（</w:t>
      </w:r>
      <w:r w:rsidRPr="003D4101">
        <w:rPr>
          <w:rFonts w:ascii="Times New Roman" w:eastAsia="宋体" w:hAnsi="Times New Roman" w:cs="Times New Roman"/>
          <w:color w:val="000000"/>
          <w:sz w:val="24"/>
          <w:szCs w:val="24"/>
        </w:rPr>
        <w:t>DBTL</w:t>
      </w:r>
      <w:r w:rsidRPr="003D4101">
        <w:rPr>
          <w:rFonts w:ascii="Times New Roman" w:eastAsia="宋体" w:hAnsi="Times New Roman" w:cs="Times New Roman"/>
          <w:color w:val="000000"/>
          <w:sz w:val="24"/>
          <w:szCs w:val="24"/>
        </w:rPr>
        <w:t>）</w:t>
      </w:r>
      <w:r w:rsidRPr="003D4101">
        <w:rPr>
          <w:rFonts w:ascii="Times New Roman" w:eastAsia="宋体" w:hAnsi="Times New Roman" w:cs="Times New Roman"/>
          <w:color w:val="000000"/>
          <w:sz w:val="24"/>
          <w:szCs w:val="24"/>
        </w:rPr>
        <w:t>”</w:t>
      </w:r>
      <w:r w:rsidRPr="003D4101">
        <w:rPr>
          <w:rFonts w:ascii="Times New Roman" w:eastAsia="宋体" w:hAnsi="Times New Roman" w:cs="Times New Roman"/>
          <w:color w:val="000000"/>
          <w:sz w:val="24"/>
          <w:szCs w:val="24"/>
        </w:rPr>
        <w:t>的研究思路</w:t>
      </w:r>
      <w:r w:rsidR="00D44889">
        <w:rPr>
          <w:rFonts w:ascii="Times New Roman" w:eastAsia="宋体" w:hAnsi="Times New Roman" w:cs="Times New Roman" w:hint="eastAsia"/>
          <w:color w:val="000000"/>
          <w:sz w:val="24"/>
          <w:szCs w:val="24"/>
        </w:rPr>
        <w:t xml:space="preserve"> </w:t>
      </w:r>
      <w:r w:rsidR="002205E2">
        <w:rPr>
          <w:rFonts w:ascii="Times New Roman" w:eastAsia="宋体" w:hAnsi="Times New Roman" w:cs="Times New Roman" w:hint="eastAsia"/>
          <w:color w:val="000000"/>
          <w:sz w:val="24"/>
          <w:szCs w:val="24"/>
        </w:rPr>
        <w:t>(</w:t>
      </w:r>
      <w:r w:rsidR="0020710D" w:rsidRPr="0020710D">
        <w:rPr>
          <w:rFonts w:ascii="Times New Roman" w:eastAsia="宋体" w:hAnsi="Times New Roman" w:cs="Times New Roman"/>
          <w:color w:val="000000"/>
          <w:sz w:val="24"/>
          <w:szCs w:val="24"/>
        </w:rPr>
        <w:t xml:space="preserve">Lawson </w:t>
      </w:r>
      <w:r w:rsidR="0020710D">
        <w:rPr>
          <w:rFonts w:ascii="Times New Roman" w:eastAsia="宋体" w:hAnsi="Times New Roman" w:cs="Times New Roman"/>
          <w:color w:val="000000"/>
          <w:sz w:val="24"/>
          <w:szCs w:val="24"/>
        </w:rPr>
        <w:t>et al.</w:t>
      </w:r>
      <w:r w:rsidR="00D44889">
        <w:rPr>
          <w:rFonts w:ascii="Times New Roman" w:eastAsia="宋体" w:hAnsi="Times New Roman" w:cs="Times New Roman"/>
          <w:color w:val="000000"/>
          <w:sz w:val="24"/>
          <w:szCs w:val="24"/>
        </w:rPr>
        <w:t xml:space="preserve">, </w:t>
      </w:r>
      <w:r w:rsidR="0020710D" w:rsidRPr="0020710D">
        <w:rPr>
          <w:rFonts w:ascii="Times New Roman" w:eastAsia="宋体" w:hAnsi="Times New Roman" w:cs="Times New Roman"/>
          <w:color w:val="000000"/>
          <w:sz w:val="24"/>
          <w:szCs w:val="24"/>
        </w:rPr>
        <w:t>2019</w:t>
      </w:r>
      <w:r w:rsidR="00D44889">
        <w:rPr>
          <w:rFonts w:ascii="Times New Roman" w:eastAsia="宋体" w:hAnsi="Times New Roman" w:cs="Times New Roman"/>
          <w:color w:val="000000"/>
          <w:sz w:val="24"/>
          <w:szCs w:val="24"/>
        </w:rPr>
        <w:t xml:space="preserve">) </w:t>
      </w:r>
      <w:r w:rsidR="00D44889">
        <w:rPr>
          <w:rFonts w:ascii="Times New Roman" w:eastAsia="宋体" w:hAnsi="Times New Roman" w:cs="Times New Roman" w:hint="eastAsia"/>
          <w:color w:val="000000"/>
          <w:sz w:val="24"/>
          <w:szCs w:val="24"/>
        </w:rPr>
        <w:t>及“微生物组（</w:t>
      </w:r>
      <w:r w:rsidR="00D44889">
        <w:rPr>
          <w:rFonts w:ascii="Times New Roman" w:eastAsia="宋体" w:hAnsi="Times New Roman" w:cs="Times New Roman" w:hint="eastAsia"/>
          <w:color w:val="000000"/>
          <w:sz w:val="24"/>
          <w:szCs w:val="24"/>
        </w:rPr>
        <w:t>M</w:t>
      </w:r>
      <w:r w:rsidR="00D44889">
        <w:rPr>
          <w:rFonts w:ascii="Times New Roman" w:eastAsia="宋体" w:hAnsi="Times New Roman" w:cs="Times New Roman" w:hint="eastAsia"/>
          <w:color w:val="000000"/>
          <w:sz w:val="24"/>
          <w:szCs w:val="24"/>
        </w:rPr>
        <w:t>）</w:t>
      </w:r>
      <w:r w:rsidR="00D44889">
        <w:rPr>
          <w:rFonts w:ascii="Times New Roman" w:eastAsia="宋体" w:hAnsi="Times New Roman" w:cs="Times New Roman" w:hint="eastAsia"/>
          <w:color w:val="000000"/>
          <w:sz w:val="24"/>
          <w:szCs w:val="24"/>
        </w:rPr>
        <w:t>-</w:t>
      </w:r>
      <w:r w:rsidR="00D44889">
        <w:rPr>
          <w:rFonts w:ascii="Times New Roman" w:eastAsia="宋体" w:hAnsi="Times New Roman" w:cs="Times New Roman" w:hint="eastAsia"/>
          <w:color w:val="000000"/>
          <w:sz w:val="24"/>
          <w:szCs w:val="24"/>
        </w:rPr>
        <w:t>环境参数（</w:t>
      </w:r>
      <w:r w:rsidR="00D44889">
        <w:rPr>
          <w:rFonts w:ascii="Times New Roman" w:eastAsia="宋体" w:hAnsi="Times New Roman" w:cs="Times New Roman"/>
          <w:color w:val="000000"/>
          <w:sz w:val="24"/>
          <w:szCs w:val="24"/>
        </w:rPr>
        <w:t>E</w:t>
      </w:r>
      <w:r w:rsidR="00D44889">
        <w:rPr>
          <w:rFonts w:ascii="Times New Roman" w:eastAsia="宋体" w:hAnsi="Times New Roman" w:cs="Times New Roman" w:hint="eastAsia"/>
          <w:color w:val="000000"/>
          <w:sz w:val="24"/>
          <w:szCs w:val="24"/>
        </w:rPr>
        <w:t>）</w:t>
      </w:r>
      <w:r w:rsidR="00D44889">
        <w:rPr>
          <w:rFonts w:ascii="Times New Roman" w:eastAsia="宋体" w:hAnsi="Times New Roman" w:cs="Times New Roman" w:hint="eastAsia"/>
          <w:color w:val="000000"/>
          <w:sz w:val="24"/>
          <w:szCs w:val="24"/>
        </w:rPr>
        <w:t>-</w:t>
      </w:r>
      <w:r w:rsidR="00D44889">
        <w:rPr>
          <w:rFonts w:ascii="Times New Roman" w:eastAsia="宋体" w:hAnsi="Times New Roman" w:cs="Times New Roman" w:hint="eastAsia"/>
          <w:color w:val="000000"/>
          <w:sz w:val="24"/>
          <w:szCs w:val="24"/>
        </w:rPr>
        <w:t>系统效能（</w:t>
      </w:r>
      <w:r w:rsidR="00D44889">
        <w:rPr>
          <w:rFonts w:ascii="Times New Roman" w:eastAsia="宋体" w:hAnsi="Times New Roman" w:cs="Times New Roman"/>
          <w:color w:val="000000"/>
          <w:sz w:val="24"/>
          <w:szCs w:val="24"/>
        </w:rPr>
        <w:t>P</w:t>
      </w:r>
      <w:r w:rsidR="00D44889">
        <w:rPr>
          <w:rFonts w:ascii="Times New Roman" w:eastAsia="宋体" w:hAnsi="Times New Roman" w:cs="Times New Roman" w:hint="eastAsia"/>
          <w:color w:val="000000"/>
          <w:sz w:val="24"/>
          <w:szCs w:val="24"/>
        </w:rPr>
        <w:t>）”关联解析（</w:t>
      </w:r>
      <w:r w:rsidR="00AB526F">
        <w:rPr>
          <w:rFonts w:ascii="Times New Roman" w:eastAsia="宋体" w:hAnsi="Times New Roman" w:cs="Times New Roman" w:hint="eastAsia"/>
          <w:color w:val="000000"/>
          <w:sz w:val="24"/>
          <w:szCs w:val="24"/>
        </w:rPr>
        <w:t>简称“</w:t>
      </w:r>
      <w:r w:rsidR="00D44889">
        <w:rPr>
          <w:rFonts w:ascii="Times New Roman" w:eastAsia="宋体" w:hAnsi="Times New Roman" w:cs="Times New Roman" w:hint="eastAsia"/>
          <w:color w:val="000000"/>
          <w:sz w:val="24"/>
          <w:szCs w:val="24"/>
        </w:rPr>
        <w:t>MEP</w:t>
      </w:r>
      <w:r w:rsidR="00D44889">
        <w:rPr>
          <w:rFonts w:ascii="Times New Roman" w:eastAsia="宋体" w:hAnsi="Times New Roman" w:cs="Times New Roman"/>
          <w:color w:val="000000"/>
          <w:sz w:val="24"/>
          <w:szCs w:val="24"/>
        </w:rPr>
        <w:t xml:space="preserve"> </w:t>
      </w:r>
      <w:r w:rsidR="00AB526F">
        <w:rPr>
          <w:rFonts w:ascii="Times New Roman" w:eastAsia="宋体" w:hAnsi="Times New Roman" w:cs="Times New Roman" w:hint="eastAsia"/>
          <w:color w:val="000000"/>
          <w:sz w:val="24"/>
          <w:szCs w:val="24"/>
        </w:rPr>
        <w:t>关联”</w:t>
      </w:r>
      <w:r w:rsidR="00D44889">
        <w:rPr>
          <w:rFonts w:ascii="Times New Roman" w:eastAsia="宋体" w:hAnsi="Times New Roman" w:cs="Times New Roman" w:hint="eastAsia"/>
          <w:color w:val="000000"/>
          <w:sz w:val="24"/>
          <w:szCs w:val="24"/>
        </w:rPr>
        <w:t>）</w:t>
      </w:r>
      <w:r w:rsidR="00AB526F" w:rsidRPr="003126FF">
        <w:rPr>
          <w:rStyle w:val="fontstyle01"/>
          <w:rFonts w:ascii="Times New Roman" w:hAnsi="Times New Roman" w:cs="Times New Roman" w:hint="default"/>
          <w:color w:val="FF0000"/>
        </w:rPr>
        <w:t>【插入文献】</w:t>
      </w:r>
      <w:r w:rsidR="00014711">
        <w:rPr>
          <w:rFonts w:ascii="Times New Roman" w:eastAsia="宋体" w:hAnsi="Times New Roman" w:cs="Times New Roman" w:hint="eastAsia"/>
          <w:color w:val="000000"/>
          <w:sz w:val="24"/>
          <w:szCs w:val="24"/>
        </w:rPr>
        <w:t>。</w:t>
      </w:r>
      <w:r w:rsidR="00AB526F" w:rsidRPr="00830F9D">
        <w:rPr>
          <w:rFonts w:ascii="Times New Roman" w:eastAsia="宋体" w:hAnsi="Times New Roman" w:cs="Times New Roman"/>
          <w:color w:val="000000"/>
          <w:sz w:val="24"/>
          <w:szCs w:val="24"/>
        </w:rPr>
        <w:t>图片</w:t>
      </w:r>
      <w:r w:rsidR="00AB526F">
        <w:rPr>
          <w:rFonts w:ascii="Times New Roman" w:eastAsia="宋体" w:hAnsi="Times New Roman" w:cs="Times New Roman" w:hint="eastAsia"/>
          <w:color w:val="000000"/>
          <w:sz w:val="24"/>
          <w:szCs w:val="24"/>
        </w:rPr>
        <w:t>设计</w:t>
      </w:r>
      <w:r w:rsidR="00AB526F" w:rsidRPr="00F118D4">
        <w:rPr>
          <w:rFonts w:ascii="Times New Roman" w:eastAsia="宋体" w:hAnsi="Times New Roman" w:cs="Times New Roman"/>
          <w:color w:val="000000"/>
          <w:sz w:val="24"/>
          <w:szCs w:val="24"/>
        </w:rPr>
        <w:t>取材于</w:t>
      </w:r>
      <w:r w:rsidR="00AB526F">
        <w:rPr>
          <w:rFonts w:ascii="Times New Roman" w:eastAsia="宋体" w:hAnsi="Times New Roman" w:cs="Times New Roman" w:hint="eastAsia"/>
          <w:color w:val="000000"/>
          <w:sz w:val="24"/>
          <w:szCs w:val="24"/>
        </w:rPr>
        <w:t>文献。</w:t>
      </w:r>
    </w:p>
    <w:p w14:paraId="1BD504A2" w14:textId="60752A1B" w:rsidR="003F2F8B" w:rsidRPr="00BC4F7E" w:rsidRDefault="003F2F8B" w:rsidP="009B6CF1">
      <w:pPr>
        <w:spacing w:before="240" w:after="120"/>
        <w:rPr>
          <w:rStyle w:val="fontstyle01"/>
          <w:rFonts w:ascii="Times New Roman" w:hAnsi="Times New Roman" w:cs="Times New Roman" w:hint="default"/>
        </w:rPr>
      </w:pPr>
    </w:p>
    <w:p w14:paraId="561F6E8D" w14:textId="3332C8D0" w:rsidR="00D71D29" w:rsidRPr="00FD5C4E" w:rsidRDefault="00D71D29" w:rsidP="00FD5C4E">
      <w:pPr>
        <w:pStyle w:val="4"/>
        <w:numPr>
          <w:ilvl w:val="0"/>
          <w:numId w:val="8"/>
        </w:numPr>
        <w:ind w:left="0" w:firstLine="0"/>
        <w:rPr>
          <w:rPrChange w:id="44" w:author="Liu Yong-Xin" w:date="2020-12-27T23:23:00Z">
            <w:rPr>
              <w:rStyle w:val="fontstyle01"/>
              <w:rFonts w:ascii="Times New Roman" w:hAnsi="Times New Roman" w:cs="Times New Roman" w:hint="default"/>
              <w:b/>
              <w:bCs/>
            </w:rPr>
          </w:rPrChange>
        </w:rPr>
        <w:pPrChange w:id="45" w:author="Liu Yong-Xin" w:date="2020-12-27T23:23:00Z">
          <w:pPr>
            <w:pStyle w:val="a4"/>
            <w:numPr>
              <w:numId w:val="8"/>
            </w:numPr>
            <w:spacing w:before="240" w:after="120"/>
            <w:ind w:left="1080" w:firstLineChars="0" w:hanging="720"/>
          </w:pPr>
        </w:pPrChange>
      </w:pPr>
      <w:r w:rsidRPr="00FD5C4E">
        <w:rPr>
          <w:rPrChange w:id="46" w:author="Liu Yong-Xin" w:date="2020-12-27T23:23:00Z">
            <w:rPr>
              <w:rStyle w:val="fontstyle01"/>
              <w:rFonts w:ascii="Times New Roman" w:hAnsi="Times New Roman" w:cs="Times New Roman" w:hint="default"/>
              <w:b/>
              <w:bCs/>
            </w:rPr>
          </w:rPrChange>
        </w:rPr>
        <w:t>新生命进化树</w:t>
      </w:r>
      <w:r w:rsidR="00334025" w:rsidRPr="00FD5C4E">
        <w:rPr>
          <w:rPrChange w:id="47" w:author="Liu Yong-Xin" w:date="2020-12-27T23:23:00Z">
            <w:rPr>
              <w:rStyle w:val="fontstyle01"/>
              <w:rFonts w:ascii="Times New Roman" w:hAnsi="Times New Roman" w:cs="Times New Roman" w:hint="default"/>
              <w:b/>
              <w:bCs/>
            </w:rPr>
          </w:rPrChange>
        </w:rPr>
        <w:t>与物种分类</w:t>
      </w:r>
      <w:r w:rsidR="00B47809" w:rsidRPr="00FD5C4E">
        <w:rPr>
          <w:rPrChange w:id="48" w:author="Liu Yong-Xin" w:date="2020-12-27T23:23:00Z">
            <w:rPr>
              <w:rStyle w:val="fontstyle01"/>
              <w:rFonts w:ascii="Times New Roman" w:hAnsi="Times New Roman" w:cs="Times New Roman" w:hint="default"/>
              <w:b/>
              <w:bCs/>
            </w:rPr>
          </w:rPrChange>
        </w:rPr>
        <w:t>新规则</w:t>
      </w:r>
    </w:p>
    <w:p w14:paraId="0EE0FDCE" w14:textId="237BF4EF" w:rsidR="002B426E" w:rsidRPr="00BC4F7E" w:rsidRDefault="00037DA0" w:rsidP="009B6CF1">
      <w:pPr>
        <w:spacing w:before="240" w:after="120"/>
        <w:rPr>
          <w:rStyle w:val="fontstyle01"/>
          <w:rFonts w:ascii="Times New Roman" w:hAnsi="Times New Roman" w:cs="Times New Roman" w:hint="default"/>
        </w:rPr>
      </w:pPr>
      <w:r>
        <w:rPr>
          <w:rStyle w:val="fontstyle01"/>
          <w:rFonts w:ascii="Times New Roman" w:hAnsi="Times New Roman" w:cs="Times New Roman" w:hint="default"/>
        </w:rPr>
        <w:t xml:space="preserve">    </w:t>
      </w:r>
      <w:r w:rsidR="002A6E43" w:rsidRPr="00BC4F7E">
        <w:rPr>
          <w:rStyle w:val="fontstyle01"/>
          <w:rFonts w:ascii="Times New Roman" w:hAnsi="Times New Roman" w:cs="Times New Roman" w:hint="default"/>
        </w:rPr>
        <w:t>真核生物的起源是进化生物学界</w:t>
      </w:r>
      <w:r>
        <w:rPr>
          <w:rStyle w:val="fontstyle01"/>
          <w:rFonts w:ascii="Times New Roman" w:hAnsi="Times New Roman" w:cs="Times New Roman" w:hint="default"/>
        </w:rPr>
        <w:t>研究</w:t>
      </w:r>
      <w:r w:rsidR="00E56C5B">
        <w:rPr>
          <w:rStyle w:val="fontstyle01"/>
          <w:rFonts w:ascii="Times New Roman" w:hAnsi="Times New Roman" w:cs="Times New Roman" w:hint="default"/>
        </w:rPr>
        <w:t>的谜题</w:t>
      </w:r>
      <w:r w:rsidR="00ED6B72">
        <w:rPr>
          <w:rStyle w:val="fontstyle01"/>
          <w:rFonts w:ascii="Times New Roman" w:hAnsi="Times New Roman" w:cs="Times New Roman" w:hint="default"/>
        </w:rPr>
        <w:t>与热点</w:t>
      </w:r>
      <w:r w:rsidR="00EF148B">
        <w:rPr>
          <w:rStyle w:val="fontstyle01"/>
          <w:rFonts w:ascii="Times New Roman" w:hAnsi="Times New Roman" w:cs="Times New Roman" w:hint="default"/>
        </w:rPr>
        <w:fldChar w:fldCharType="begin"/>
      </w:r>
      <w:r w:rsidR="0007668D">
        <w:rPr>
          <w:rStyle w:val="fontstyle01"/>
          <w:rFonts w:ascii="Times New Roman" w:hAnsi="Times New Roman" w:cs="Times New Roman" w:hint="default"/>
        </w:rPr>
        <w:instrText xml:space="preserve"> ADDIN EN.CITE &lt;EndNote&gt;&lt;Cite&gt;&lt;Author&gt;Williams&lt;/Author&gt;&lt;Year&gt;2013&lt;/Year&gt;&lt;RecNum&gt;2926&lt;/RecNum&gt;&lt;DisplayText&gt;&lt;style face="superscript"&gt;17&lt;/style&gt;&lt;/DisplayText&gt;&lt;record&gt;&lt;rec-number&gt;2926&lt;/rec-number&gt;&lt;foreign-keys&gt;&lt;key app="EN" db-id="tfsrrtdz0feev2ex5r9pf9t70sesw9vzwvez" timestamp="1608516295"&gt;2926&lt;/key&gt;&lt;/foreign-keys&gt;&lt;ref-type name="Journal Article"&gt;17&lt;/ref-type&gt;&lt;contributors&gt;&lt;authors&gt;&lt;author&gt;Williams, Tom A&lt;/author&gt;&lt;author&gt;Foster, Peter G&lt;/author&gt;&lt;author&gt;Cox, Cymon J&lt;/author&gt;&lt;author&gt;Embley, T Martin&lt;/author&gt;&lt;/authors&gt;&lt;/contributors&gt;&lt;titles&gt;&lt;title&gt;An archaeal origin of eukaryotes supports only two primary domains of life&lt;/title&gt;&lt;secondary-title&gt;Nature&lt;/secondary-title&gt;&lt;/titles&gt;&lt;periodical&gt;&lt;full-title&gt;Nature&lt;/full-title&gt;&lt;abbr-1&gt;Nature&lt;/abbr-1&gt;&lt;abbr-2&gt;Nature&lt;/abbr-2&gt;&lt;/periodical&gt;&lt;pages&gt;231-236&lt;/pages&gt;&lt;volume&gt;504&lt;/volume&gt;&lt;number&gt;7479&lt;/number&gt;&lt;dates&gt;&lt;year&gt;2013&lt;/year&gt;&lt;/dates&gt;&lt;isbn&gt;1476-4687&lt;/isbn&gt;&lt;urls&gt;&lt;related-urls&gt;&lt;url&gt;https://www.nature.com/articles/nature12779.pdf&lt;/url&gt;&lt;/related-urls&gt;&lt;/urls&gt;&lt;/record&gt;&lt;/Cite&gt;&lt;/EndNote&gt;</w:instrText>
      </w:r>
      <w:r w:rsidR="00EF148B">
        <w:rPr>
          <w:rStyle w:val="fontstyle01"/>
          <w:rFonts w:ascii="Times New Roman" w:hAnsi="Times New Roman" w:cs="Times New Roman" w:hint="default"/>
        </w:rPr>
        <w:fldChar w:fldCharType="separate"/>
      </w:r>
      <w:r w:rsidR="0007668D" w:rsidRPr="0007668D">
        <w:rPr>
          <w:rStyle w:val="fontstyle01"/>
          <w:rFonts w:ascii="Times New Roman" w:hAnsi="Times New Roman" w:cs="Times New Roman" w:hint="default"/>
          <w:noProof/>
          <w:vertAlign w:val="superscript"/>
        </w:rPr>
        <w:t>17</w:t>
      </w:r>
      <w:r w:rsidR="00EF148B">
        <w:rPr>
          <w:rStyle w:val="fontstyle01"/>
          <w:rFonts w:ascii="Times New Roman" w:hAnsi="Times New Roman" w:cs="Times New Roman" w:hint="default"/>
        </w:rPr>
        <w:fldChar w:fldCharType="end"/>
      </w:r>
      <w:r w:rsidR="002A6E43" w:rsidRPr="00BC4F7E">
        <w:rPr>
          <w:rStyle w:val="fontstyle01"/>
          <w:rFonts w:ascii="Times New Roman" w:hAnsi="Times New Roman" w:cs="Times New Roman" w:hint="default"/>
        </w:rPr>
        <w:t>。</w:t>
      </w:r>
      <w:r w:rsidR="00E56C5B">
        <w:rPr>
          <w:rStyle w:val="fontstyle01"/>
          <w:rFonts w:ascii="Times New Roman" w:hAnsi="Times New Roman" w:cs="Times New Roman" w:hint="default"/>
        </w:rPr>
        <w:t>近年来</w:t>
      </w:r>
      <w:r w:rsidR="00EF148B">
        <w:rPr>
          <w:rStyle w:val="fontstyle01"/>
          <w:rFonts w:ascii="Times New Roman" w:hAnsi="Times New Roman" w:cs="Times New Roman" w:hint="default"/>
        </w:rPr>
        <w:t>瑞典</w:t>
      </w:r>
      <w:r w:rsidR="00EF148B" w:rsidRPr="00EF148B">
        <w:rPr>
          <w:rStyle w:val="fontstyle01"/>
          <w:rFonts w:ascii="Times New Roman" w:hAnsi="Times New Roman" w:cs="Times New Roman" w:hint="default"/>
        </w:rPr>
        <w:t>乌普萨拉大学</w:t>
      </w:r>
      <w:r w:rsidR="00EF148B" w:rsidRPr="00EF148B">
        <w:rPr>
          <w:rStyle w:val="fontstyle01"/>
          <w:rFonts w:ascii="Times New Roman" w:hAnsi="Times New Roman" w:cs="Times New Roman" w:hint="default"/>
        </w:rPr>
        <w:t>Thijs</w:t>
      </w:r>
      <w:r w:rsidR="00EF148B">
        <w:rPr>
          <w:rStyle w:val="fontstyle01"/>
          <w:rFonts w:ascii="Times New Roman" w:hAnsi="Times New Roman" w:cs="Times New Roman" w:hint="default"/>
        </w:rPr>
        <w:t xml:space="preserve"> </w:t>
      </w:r>
      <w:proofErr w:type="spellStart"/>
      <w:r w:rsidR="00EF148B" w:rsidRPr="00EF148B">
        <w:rPr>
          <w:rStyle w:val="fontstyle01"/>
          <w:rFonts w:ascii="Times New Roman" w:hAnsi="Times New Roman" w:cs="Times New Roman" w:hint="default"/>
        </w:rPr>
        <w:t>Ettema</w:t>
      </w:r>
      <w:proofErr w:type="spellEnd"/>
      <w:r w:rsidR="00EF148B">
        <w:rPr>
          <w:rStyle w:val="fontstyle01"/>
          <w:rFonts w:ascii="Times New Roman" w:hAnsi="Times New Roman" w:cs="Times New Roman" w:hint="default"/>
        </w:rPr>
        <w:t>教授团队</w:t>
      </w:r>
      <w:r w:rsidR="00EF148B">
        <w:rPr>
          <w:rStyle w:val="fontstyle01"/>
          <w:rFonts w:ascii="Times New Roman" w:hAnsi="Times New Roman" w:cs="Times New Roman" w:hint="default"/>
        </w:rPr>
        <w:fldChar w:fldCharType="begin">
          <w:fldData xml:space="preserve">PEVuZE5vdGU+PENpdGU+PEF1dGhvcj5TcGFuZzwvQXV0aG9yPjxZZWFyPjIwMTU8L1llYXI+PFJl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==
</w:fldData>
        </w:fldChar>
      </w:r>
      <w:r w:rsidR="0007668D">
        <w:rPr>
          <w:rStyle w:val="fontstyle01"/>
          <w:rFonts w:ascii="Times New Roman" w:hAnsi="Times New Roman" w:cs="Times New Roman" w:hint="default"/>
        </w:rPr>
        <w:instrText xml:space="preserve"> ADDIN EN.CITE </w:instrText>
      </w:r>
      <w:r w:rsidR="0007668D">
        <w:rPr>
          <w:rStyle w:val="fontstyle01"/>
          <w:rFonts w:ascii="Times New Roman" w:hAnsi="Times New Roman" w:cs="Times New Roman" w:hint="default"/>
        </w:rPr>
        <w:fldChar w:fldCharType="begin">
          <w:fldData xml:space="preserve">PEVuZE5vdGU+PENpdGU+PEF1dGhvcj5TcGFuZzwvQXV0aG9yPjxZZWFyPjIwMTU8L1llYXI+PFJl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==
</w:fldData>
        </w:fldChar>
      </w:r>
      <w:r w:rsidR="0007668D">
        <w:rPr>
          <w:rStyle w:val="fontstyle01"/>
          <w:rFonts w:ascii="Times New Roman" w:hAnsi="Times New Roman" w:cs="Times New Roman" w:hint="default"/>
        </w:rPr>
        <w:instrText xml:space="preserve"> ADDIN EN.CITE.DATA </w:instrText>
      </w:r>
      <w:r w:rsidR="0007668D">
        <w:rPr>
          <w:rStyle w:val="fontstyle01"/>
          <w:rFonts w:ascii="Times New Roman" w:hAnsi="Times New Roman" w:cs="Times New Roman" w:hint="default"/>
        </w:rPr>
      </w:r>
      <w:r w:rsidR="0007668D">
        <w:rPr>
          <w:rStyle w:val="fontstyle01"/>
          <w:rFonts w:ascii="Times New Roman" w:hAnsi="Times New Roman" w:cs="Times New Roman" w:hint="default"/>
        </w:rPr>
        <w:fldChar w:fldCharType="end"/>
      </w:r>
      <w:r w:rsidR="00EF148B">
        <w:rPr>
          <w:rStyle w:val="fontstyle01"/>
          <w:rFonts w:ascii="Times New Roman" w:hAnsi="Times New Roman" w:cs="Times New Roman" w:hint="default"/>
        </w:rPr>
      </w:r>
      <w:r w:rsidR="00EF148B">
        <w:rPr>
          <w:rStyle w:val="fontstyle01"/>
          <w:rFonts w:ascii="Times New Roman" w:hAnsi="Times New Roman" w:cs="Times New Roman" w:hint="default"/>
        </w:rPr>
        <w:fldChar w:fldCharType="separate"/>
      </w:r>
      <w:r w:rsidR="0007668D" w:rsidRPr="0007668D">
        <w:rPr>
          <w:rStyle w:val="fontstyle01"/>
          <w:rFonts w:ascii="Times New Roman" w:hAnsi="Times New Roman" w:cs="Times New Roman" w:hint="default"/>
          <w:noProof/>
          <w:vertAlign w:val="superscript"/>
        </w:rPr>
        <w:t>18,19</w:t>
      </w:r>
      <w:r w:rsidR="00EF148B">
        <w:rPr>
          <w:rStyle w:val="fontstyle01"/>
          <w:rFonts w:ascii="Times New Roman" w:hAnsi="Times New Roman" w:cs="Times New Roman" w:hint="default"/>
        </w:rPr>
        <w:fldChar w:fldCharType="end"/>
      </w:r>
      <w:r w:rsidR="00EF148B">
        <w:rPr>
          <w:rStyle w:val="fontstyle01"/>
          <w:rFonts w:ascii="Times New Roman" w:hAnsi="Times New Roman" w:cs="Times New Roman" w:hint="default"/>
        </w:rPr>
        <w:t>和美国</w:t>
      </w:r>
      <w:r w:rsidR="00EF148B" w:rsidRPr="00EF148B">
        <w:rPr>
          <w:rStyle w:val="fontstyle01"/>
          <w:rFonts w:ascii="Times New Roman" w:hAnsi="Times New Roman" w:cs="Times New Roman" w:hint="default"/>
        </w:rPr>
        <w:t>加州大学伯克利分校</w:t>
      </w:r>
      <w:r w:rsidR="00EF148B">
        <w:rPr>
          <w:rStyle w:val="fontstyle01"/>
          <w:rFonts w:ascii="Times New Roman" w:hAnsi="Times New Roman" w:cs="Times New Roman" w:hint="default"/>
        </w:rPr>
        <w:t xml:space="preserve"> Jill Banfield</w:t>
      </w:r>
      <w:r w:rsidR="00EF148B">
        <w:rPr>
          <w:rStyle w:val="fontstyle01"/>
          <w:rFonts w:ascii="Times New Roman" w:hAnsi="Times New Roman" w:cs="Times New Roman" w:hint="default"/>
        </w:rPr>
        <w:t>教授团队</w:t>
      </w:r>
      <w:r w:rsidR="00EF148B">
        <w:rPr>
          <w:rStyle w:val="fontstyle01"/>
          <w:rFonts w:ascii="Times New Roman" w:hAnsi="Times New Roman" w:cs="Times New Roman" w:hint="default"/>
        </w:rPr>
        <w:fldChar w:fldCharType="begin"/>
      </w:r>
      <w:r w:rsidR="0007668D">
        <w:rPr>
          <w:rStyle w:val="fontstyle01"/>
          <w:rFonts w:ascii="Times New Roman" w:hAnsi="Times New Roman" w:cs="Times New Roman" w:hint="default"/>
        </w:rPr>
        <w:instrText xml:space="preserve"> ADDIN EN.CITE &lt;EndNote&gt;&lt;Cite&gt;&lt;Author&gt;Hug&lt;/Author&gt;&lt;Year&gt;2016&lt;/Year&gt;&lt;RecNum&gt;2928&lt;/RecNum&gt;&lt;DisplayText&gt;&lt;style face="superscript"&gt;10,20&lt;/style&gt;&lt;/DisplayText&gt;&lt;record&gt;&lt;rec-number&gt;2928&lt;/rec-number&gt;&lt;foreign-keys&gt;&lt;key app="EN" db-id="tfsrrtdz0feev2ex5r9pf9t70sesw9vzwvez" timestamp="1608517391"&gt;2928&lt;/key&gt;&lt;/foreign-keys&gt;&lt;ref-type name="Journal Article"&gt;17&lt;/ref-type&gt;&lt;contributors&gt;&lt;authors&gt;&lt;author&gt;Hug, Laura A&lt;/author&gt;&lt;author&gt;Baker, Brett J&lt;/author&gt;&lt;author&gt;Anantharaman, Karthik&lt;/author&gt;&lt;author&gt;Brown, Christopher T&lt;/author&gt;&lt;author&gt;Probst, Alexander J&lt;/author&gt;&lt;author&gt;Castelle, Cindy J&lt;/author&gt;&lt;author&gt;Butterfield, Cristina N&lt;/author&gt;&lt;author&gt;Hernsdorf, Alex W&lt;/author&gt;&lt;author&gt;Amano, Yuki&lt;/author&gt;&lt;author&gt;Ise, Kotaro&lt;/author&gt;&lt;/authors&gt;&lt;/contributors&gt;&lt;titles&gt;&lt;title&gt;A new view of the tree of life&lt;/title&gt;&lt;secondary-title&gt;Nature microbiology&lt;/secondary-title&gt;&lt;/titles&gt;&lt;pages&gt;1-6&lt;/pages&gt;&lt;volume&gt;1&lt;/volume&gt;&lt;number&gt;5&lt;/number&gt;&lt;dates&gt;&lt;year&gt;2016&lt;/year&gt;&lt;/dates&gt;&lt;isbn&gt;2058-5276&lt;/isbn&gt;&lt;urls&gt;&lt;/urls&gt;&lt;/record&gt;&lt;/Cite&gt;&lt;Cite&gt;&lt;Author&gt;Castelle&lt;/Author&gt;&lt;Year&gt;2018&lt;/Year&gt;&lt;RecNum&gt;2882&lt;/RecNum&gt;&lt;record&gt;&lt;rec-number&gt;2882&lt;/rec-number&gt;&lt;foreign-keys&gt;&lt;key app="EN" db-id="tfsrrtdz0feev2ex5r9pf9t70sesw9vzwvez" timestamp="1594007879"&gt;2882&lt;/key&gt;&lt;/foreign-keys&gt;&lt;ref-type name="Journal Article"&gt;17&lt;/ref-type&gt;&lt;contributors&gt;&lt;authors&gt;&lt;author&gt;Castelle, Cindy J&lt;/author&gt;&lt;author&gt;Banfield, Jillian F&lt;/author&gt;&lt;/authors&gt;&lt;/contributors&gt;&lt;titles&gt;&lt;title&gt;Major new microbial groups expand diversity and alter our understanding of the tree of life&lt;/title&gt;&lt;secondary-title&gt;Cell&lt;/secondary-title&gt;&lt;/titles&gt;&lt;periodical&gt;&lt;full-title&gt;Cell&lt;/full-title&gt;&lt;abbr-1&gt;Cell&lt;/abbr-1&gt;&lt;abbr-2&gt;Cell&lt;/abbr-2&gt;&lt;/periodical&gt;&lt;pages&gt;1181-1197&lt;/pages&gt;&lt;volume&gt;172&lt;/volume&gt;&lt;number&gt;6&lt;/number&gt;&lt;dates&gt;&lt;year&gt;2018&lt;/year&gt;&lt;/dates&gt;&lt;isbn&gt;0092-8674&lt;/isbn&gt;&lt;urls&gt;&lt;related-urls&gt;&lt;url&gt;https://escholarship.org/content/qt0299z0z4/qt0299z0z4.pdf?t=pyssk6&lt;/url&gt;&lt;/related-urls&gt;&lt;/urls&gt;&lt;/record&gt;&lt;/Cite&gt;&lt;/EndNote&gt;</w:instrText>
      </w:r>
      <w:r w:rsidR="00EF148B">
        <w:rPr>
          <w:rStyle w:val="fontstyle01"/>
          <w:rFonts w:ascii="Times New Roman" w:hAnsi="Times New Roman" w:cs="Times New Roman" w:hint="default"/>
        </w:rPr>
        <w:fldChar w:fldCharType="separate"/>
      </w:r>
      <w:r w:rsidR="0007668D" w:rsidRPr="0007668D">
        <w:rPr>
          <w:rStyle w:val="fontstyle01"/>
          <w:rFonts w:ascii="Times New Roman" w:hAnsi="Times New Roman" w:cs="Times New Roman" w:hint="default"/>
          <w:noProof/>
          <w:vertAlign w:val="superscript"/>
        </w:rPr>
        <w:t>10,20</w:t>
      </w:r>
      <w:r w:rsidR="00EF148B">
        <w:rPr>
          <w:rStyle w:val="fontstyle01"/>
          <w:rFonts w:ascii="Times New Roman" w:hAnsi="Times New Roman" w:cs="Times New Roman" w:hint="default"/>
        </w:rPr>
        <w:fldChar w:fldCharType="end"/>
      </w:r>
      <w:r w:rsidR="00EF148B">
        <w:rPr>
          <w:rStyle w:val="fontstyle01"/>
          <w:rFonts w:ascii="Times New Roman" w:hAnsi="Times New Roman" w:cs="Times New Roman" w:hint="default"/>
        </w:rPr>
        <w:t>基于</w:t>
      </w:r>
      <w:r w:rsidR="00A26CBD">
        <w:rPr>
          <w:rStyle w:val="fontstyle01"/>
          <w:rFonts w:ascii="Times New Roman" w:hAnsi="Times New Roman" w:cs="Times New Roman" w:hint="default"/>
        </w:rPr>
        <w:t>环境样品采集、</w:t>
      </w:r>
      <w:del w:id="49" w:author="Liu Yong-Xin" w:date="2020-12-27T23:13:00Z">
        <w:r w:rsidR="00D23121" w:rsidDel="006E1F68">
          <w:rPr>
            <w:rStyle w:val="fontstyle01"/>
            <w:rFonts w:ascii="Times New Roman" w:hAnsi="Times New Roman" w:cs="Times New Roman" w:hint="default"/>
          </w:rPr>
          <w:delText>泛</w:delText>
        </w:r>
      </w:del>
      <w:r w:rsidR="00EF148B">
        <w:rPr>
          <w:rStyle w:val="fontstyle01"/>
          <w:rFonts w:ascii="Times New Roman" w:hAnsi="Times New Roman" w:cs="Times New Roman" w:hint="default"/>
        </w:rPr>
        <w:t>宏基因组学测序</w:t>
      </w:r>
      <w:r w:rsidR="00A26CBD">
        <w:rPr>
          <w:rStyle w:val="fontstyle01"/>
          <w:rFonts w:ascii="Times New Roman" w:hAnsi="Times New Roman" w:cs="Times New Roman" w:hint="default"/>
        </w:rPr>
        <w:t>、大规模基因组构建与比较基因组学宏分析，</w:t>
      </w:r>
      <w:r w:rsidR="00334025">
        <w:rPr>
          <w:rStyle w:val="fontstyle01"/>
          <w:rFonts w:ascii="Times New Roman" w:hAnsi="Times New Roman" w:cs="Times New Roman" w:hint="default"/>
        </w:rPr>
        <w:t>发现了</w:t>
      </w:r>
      <w:r w:rsidR="00A26CBD">
        <w:rPr>
          <w:rStyle w:val="fontstyle01"/>
          <w:rFonts w:ascii="Times New Roman" w:hAnsi="Times New Roman" w:cs="Times New Roman" w:hint="default"/>
        </w:rPr>
        <w:t>大量</w:t>
      </w:r>
      <w:r w:rsidR="00EF148B">
        <w:rPr>
          <w:rStyle w:val="fontstyle01"/>
          <w:rFonts w:ascii="Times New Roman" w:hAnsi="Times New Roman" w:cs="Times New Roman" w:hint="default"/>
        </w:rPr>
        <w:t>未培养环境微生物</w:t>
      </w:r>
      <w:r w:rsidR="00334025">
        <w:rPr>
          <w:rStyle w:val="fontstyle01"/>
          <w:rFonts w:ascii="Times New Roman" w:hAnsi="Times New Roman" w:cs="Times New Roman" w:hint="default"/>
        </w:rPr>
        <w:t>类群</w:t>
      </w:r>
      <w:r w:rsidR="00EF148B">
        <w:rPr>
          <w:rStyle w:val="fontstyle01"/>
          <w:rFonts w:ascii="Times New Roman" w:hAnsi="Times New Roman" w:cs="Times New Roman" w:hint="default"/>
        </w:rPr>
        <w:t>，提出了</w:t>
      </w:r>
      <w:r w:rsidR="00C02D30" w:rsidRPr="00BC4F7E">
        <w:rPr>
          <w:rStyle w:val="fontstyle01"/>
          <w:rFonts w:ascii="Times New Roman" w:hAnsi="Times New Roman" w:cs="Times New Roman" w:hint="default"/>
        </w:rPr>
        <w:t>真核生物起源</w:t>
      </w:r>
      <w:r w:rsidR="00EF148B">
        <w:rPr>
          <w:rStyle w:val="fontstyle01"/>
          <w:rFonts w:ascii="Times New Roman" w:hAnsi="Times New Roman" w:cs="Times New Roman" w:hint="default"/>
        </w:rPr>
        <w:t>于古菌的</w:t>
      </w:r>
      <w:r w:rsidR="00C02D30" w:rsidRPr="00BC4F7E">
        <w:rPr>
          <w:rStyle w:val="fontstyle01"/>
          <w:rFonts w:ascii="Times New Roman" w:hAnsi="Times New Roman" w:cs="Times New Roman" w:hint="default"/>
        </w:rPr>
        <w:t>新证据</w:t>
      </w:r>
      <w:r w:rsidR="00E56C5B">
        <w:rPr>
          <w:rStyle w:val="fontstyle01"/>
          <w:rFonts w:ascii="Times New Roman" w:hAnsi="Times New Roman" w:cs="Times New Roman" w:hint="default"/>
        </w:rPr>
        <w:t>。</w:t>
      </w:r>
      <w:r w:rsidR="00334025">
        <w:rPr>
          <w:rStyle w:val="fontstyle01"/>
          <w:rFonts w:ascii="Times New Roman" w:hAnsi="Times New Roman" w:cs="Times New Roman" w:hint="default"/>
        </w:rPr>
        <w:t>例如：</w:t>
      </w:r>
      <w:r w:rsidR="002A6E43" w:rsidRPr="00BC4F7E">
        <w:rPr>
          <w:rStyle w:val="fontstyle01"/>
          <w:rFonts w:ascii="Times New Roman" w:hAnsi="Times New Roman" w:cs="Times New Roman" w:hint="default"/>
        </w:rPr>
        <w:t>2015</w:t>
      </w:r>
      <w:r w:rsidR="002A6E43" w:rsidRPr="00BC4F7E">
        <w:rPr>
          <w:rStyle w:val="fontstyle01"/>
          <w:rFonts w:ascii="Times New Roman" w:hAnsi="Times New Roman" w:cs="Times New Roman" w:hint="default"/>
        </w:rPr>
        <w:t>年，</w:t>
      </w:r>
      <w:r w:rsidR="002A6E43" w:rsidRPr="00BC4F7E">
        <w:rPr>
          <w:rStyle w:val="fontstyle01"/>
          <w:rFonts w:ascii="Times New Roman" w:hAnsi="Times New Roman" w:cs="Times New Roman" w:hint="default"/>
        </w:rPr>
        <w:t>Spang</w:t>
      </w:r>
      <w:r w:rsidR="002A6E43" w:rsidRPr="00BC4F7E">
        <w:rPr>
          <w:rStyle w:val="fontstyle01"/>
          <w:rFonts w:ascii="Times New Roman" w:hAnsi="Times New Roman" w:cs="Times New Roman" w:hint="default"/>
        </w:rPr>
        <w:t>等在</w:t>
      </w:r>
      <w:r w:rsidR="00ED6B72">
        <w:rPr>
          <w:rStyle w:val="fontstyle01"/>
          <w:rFonts w:ascii="Times New Roman" w:hAnsi="Times New Roman" w:cs="Times New Roman" w:hint="default"/>
        </w:rPr>
        <w:t>《自然》</w:t>
      </w:r>
      <w:r w:rsidR="002A6E43" w:rsidRPr="00BC4F7E">
        <w:rPr>
          <w:rStyle w:val="fontstyle01"/>
          <w:rFonts w:ascii="Times New Roman" w:hAnsi="Times New Roman" w:cs="Times New Roman" w:hint="default"/>
        </w:rPr>
        <w:t>发表文章，</w:t>
      </w:r>
      <w:r w:rsidR="00C36389" w:rsidRPr="00BC4F7E">
        <w:rPr>
          <w:rStyle w:val="fontstyle01"/>
          <w:rFonts w:ascii="Times New Roman" w:hAnsi="Times New Roman" w:cs="Times New Roman" w:hint="default"/>
        </w:rPr>
        <w:t>他们采集了北冰洋大洋中脊受到热液作用的深海沉积物样品</w:t>
      </w:r>
      <w:r w:rsidR="002A6E43" w:rsidRPr="00BC4F7E">
        <w:rPr>
          <w:rStyle w:val="fontstyle01"/>
          <w:rFonts w:ascii="Times New Roman" w:hAnsi="Times New Roman" w:cs="Times New Roman" w:hint="default"/>
        </w:rPr>
        <w:t>，对</w:t>
      </w:r>
      <w:r w:rsidR="00C36389" w:rsidRPr="00BC4F7E">
        <w:rPr>
          <w:rStyle w:val="fontstyle01"/>
          <w:rFonts w:ascii="Times New Roman" w:hAnsi="Times New Roman" w:cs="Times New Roman" w:hint="default"/>
        </w:rPr>
        <w:t>其进行</w:t>
      </w:r>
      <w:r w:rsidR="00E56C5B" w:rsidRPr="00BC4F7E">
        <w:rPr>
          <w:rStyle w:val="fontstyle01"/>
          <w:rFonts w:ascii="Times New Roman" w:hAnsi="Times New Roman" w:cs="Times New Roman" w:hint="default"/>
        </w:rPr>
        <w:t>16</w:t>
      </w:r>
      <w:r w:rsidR="00E56C5B">
        <w:rPr>
          <w:rStyle w:val="fontstyle01"/>
          <w:rFonts w:ascii="Times New Roman" w:hAnsi="Times New Roman" w:cs="Times New Roman" w:hint="default"/>
        </w:rPr>
        <w:t>S</w:t>
      </w:r>
      <w:r w:rsidR="00E56C5B" w:rsidRPr="00BC4F7E">
        <w:rPr>
          <w:rStyle w:val="fontstyle01"/>
          <w:rFonts w:ascii="Times New Roman" w:hAnsi="Times New Roman" w:cs="Times New Roman" w:hint="default"/>
        </w:rPr>
        <w:t xml:space="preserve"> </w:t>
      </w:r>
      <w:r w:rsidR="00D23121">
        <w:rPr>
          <w:rStyle w:val="fontstyle01"/>
          <w:rFonts w:ascii="Times New Roman" w:hAnsi="Times New Roman" w:cs="Times New Roman" w:hint="default"/>
        </w:rPr>
        <w:t>核糖体</w:t>
      </w:r>
      <w:r w:rsidR="00D23121">
        <w:rPr>
          <w:rStyle w:val="fontstyle01"/>
          <w:rFonts w:ascii="Times New Roman" w:hAnsi="Times New Roman" w:cs="Times New Roman" w:hint="default"/>
        </w:rPr>
        <w:t>RNA</w:t>
      </w:r>
      <w:r w:rsidR="002A6E43" w:rsidRPr="00BC4F7E">
        <w:rPr>
          <w:rStyle w:val="fontstyle01"/>
          <w:rFonts w:ascii="Times New Roman" w:hAnsi="Times New Roman" w:cs="Times New Roman" w:hint="default"/>
        </w:rPr>
        <w:t>基因序列的宏基因组</w:t>
      </w:r>
      <w:r w:rsidR="00D23121">
        <w:rPr>
          <w:rStyle w:val="fontstyle01"/>
          <w:rFonts w:ascii="Times New Roman" w:hAnsi="Times New Roman" w:cs="Times New Roman" w:hint="default"/>
        </w:rPr>
        <w:t>学</w:t>
      </w:r>
      <w:r w:rsidR="002A6E43" w:rsidRPr="00BC4F7E">
        <w:rPr>
          <w:rStyle w:val="fontstyle01"/>
          <w:rFonts w:ascii="Times New Roman" w:hAnsi="Times New Roman" w:cs="Times New Roman" w:hint="default"/>
        </w:rPr>
        <w:t>分析，发现了一个全新的微生物门类</w:t>
      </w:r>
      <w:r w:rsidR="002B426E" w:rsidRPr="00BC4F7E">
        <w:rPr>
          <w:rStyle w:val="fontstyle01"/>
          <w:rFonts w:ascii="Times New Roman" w:hAnsi="Times New Roman" w:cs="Times New Roman" w:hint="default"/>
        </w:rPr>
        <w:t>名为</w:t>
      </w:r>
      <w:proofErr w:type="spellStart"/>
      <w:r w:rsidR="002A6E43" w:rsidRPr="009B6CF1">
        <w:rPr>
          <w:rStyle w:val="fontstyle01"/>
          <w:rFonts w:ascii="Times New Roman" w:hAnsi="Times New Roman" w:cs="Times New Roman" w:hint="default"/>
          <w:i/>
          <w:iCs/>
        </w:rPr>
        <w:t>Lokiarchaeota</w:t>
      </w:r>
      <w:proofErr w:type="spellEnd"/>
      <w:r w:rsidR="002A6E43" w:rsidRPr="00BC4F7E">
        <w:rPr>
          <w:rStyle w:val="fontstyle01"/>
          <w:rFonts w:ascii="Times New Roman" w:hAnsi="Times New Roman" w:cs="Times New Roman" w:hint="default"/>
        </w:rPr>
        <w:t>，</w:t>
      </w:r>
      <w:r w:rsidR="00C36389" w:rsidRPr="00BC4F7E">
        <w:rPr>
          <w:rStyle w:val="fontstyle01"/>
          <w:rFonts w:ascii="Times New Roman" w:hAnsi="Times New Roman" w:cs="Times New Roman" w:hint="default"/>
        </w:rPr>
        <w:t>系统发育树分析表</w:t>
      </w:r>
      <w:r w:rsidR="00C36389" w:rsidRPr="00BC4F7E">
        <w:rPr>
          <w:rStyle w:val="fontstyle01"/>
          <w:rFonts w:ascii="Times New Roman" w:hAnsi="Times New Roman" w:cs="Times New Roman" w:hint="default"/>
        </w:rPr>
        <w:lastRenderedPageBreak/>
        <w:t>明这是</w:t>
      </w:r>
      <w:r w:rsidR="002A6E43" w:rsidRPr="00BC4F7E">
        <w:rPr>
          <w:rStyle w:val="fontstyle01"/>
          <w:rFonts w:ascii="Times New Roman" w:hAnsi="Times New Roman" w:cs="Times New Roman" w:hint="default"/>
        </w:rPr>
        <w:t>当时已知与真核生物</w:t>
      </w:r>
      <w:r w:rsidR="00DA15EC">
        <w:rPr>
          <w:rStyle w:val="fontstyle01"/>
          <w:rFonts w:ascii="Times New Roman" w:hAnsi="Times New Roman" w:cs="Times New Roman" w:hint="default"/>
        </w:rPr>
        <w:t>亲缘</w:t>
      </w:r>
      <w:r w:rsidR="002A6E43" w:rsidRPr="00BC4F7E">
        <w:rPr>
          <w:rStyle w:val="fontstyle01"/>
          <w:rFonts w:ascii="Times New Roman" w:hAnsi="Times New Roman" w:cs="Times New Roman" w:hint="default"/>
        </w:rPr>
        <w:t>关系最近的古菌生物，</w:t>
      </w:r>
      <w:r w:rsidR="00DA15EC">
        <w:rPr>
          <w:rStyle w:val="fontstyle01"/>
          <w:rFonts w:ascii="Times New Roman" w:hAnsi="Times New Roman" w:cs="Times New Roman" w:hint="default"/>
        </w:rPr>
        <w:t>该</w:t>
      </w:r>
      <w:r w:rsidR="00C36389" w:rsidRPr="00BC4F7E">
        <w:rPr>
          <w:rStyle w:val="fontstyle01"/>
          <w:rFonts w:ascii="Times New Roman" w:hAnsi="Times New Roman" w:cs="Times New Roman" w:hint="default"/>
        </w:rPr>
        <w:t>发现</w:t>
      </w:r>
      <w:r w:rsidR="002A6E43" w:rsidRPr="00BC4F7E">
        <w:rPr>
          <w:rStyle w:val="fontstyle01"/>
          <w:rFonts w:ascii="Times New Roman" w:hAnsi="Times New Roman" w:cs="Times New Roman" w:hint="default"/>
        </w:rPr>
        <w:t>填补了原核</w:t>
      </w:r>
      <w:r w:rsidR="00DA15EC">
        <w:rPr>
          <w:rStyle w:val="fontstyle01"/>
          <w:rFonts w:ascii="Times New Roman" w:hAnsi="Times New Roman" w:cs="Times New Roman" w:hint="default"/>
        </w:rPr>
        <w:t>生物向</w:t>
      </w:r>
      <w:r w:rsidR="002A6E43" w:rsidRPr="00BC4F7E">
        <w:rPr>
          <w:rStyle w:val="fontstyle01"/>
          <w:rFonts w:ascii="Times New Roman" w:hAnsi="Times New Roman" w:cs="Times New Roman" w:hint="default"/>
        </w:rPr>
        <w:t>真核</w:t>
      </w:r>
      <w:r w:rsidR="00DA15EC">
        <w:rPr>
          <w:rStyle w:val="fontstyle01"/>
          <w:rFonts w:ascii="Times New Roman" w:hAnsi="Times New Roman" w:cs="Times New Roman" w:hint="default"/>
        </w:rPr>
        <w:t>生物</w:t>
      </w:r>
      <w:r w:rsidR="002A6E43" w:rsidRPr="00BC4F7E">
        <w:rPr>
          <w:rStyle w:val="fontstyle01"/>
          <w:rFonts w:ascii="Times New Roman" w:hAnsi="Times New Roman" w:cs="Times New Roman" w:hint="default"/>
        </w:rPr>
        <w:t>过渡的</w:t>
      </w:r>
      <w:r w:rsidR="00DA15EC">
        <w:rPr>
          <w:rStyle w:val="fontstyle01"/>
          <w:rFonts w:ascii="Times New Roman" w:hAnsi="Times New Roman" w:cs="Times New Roman" w:hint="default"/>
        </w:rPr>
        <w:t>进化学研究</w:t>
      </w:r>
      <w:r w:rsidR="002A6E43" w:rsidRPr="00BC4F7E">
        <w:rPr>
          <w:rStyle w:val="fontstyle01"/>
          <w:rFonts w:ascii="Times New Roman" w:hAnsi="Times New Roman" w:cs="Times New Roman" w:hint="default"/>
        </w:rPr>
        <w:t>空白</w:t>
      </w:r>
      <w:r w:rsidR="00ED6B72">
        <w:rPr>
          <w:rStyle w:val="fontstyle01"/>
          <w:rFonts w:ascii="Times New Roman" w:hAnsi="Times New Roman" w:cs="Times New Roman" w:hint="default"/>
        </w:rPr>
        <w:fldChar w:fldCharType="begin"/>
      </w:r>
      <w:r w:rsidR="0007668D">
        <w:rPr>
          <w:rStyle w:val="fontstyle01"/>
          <w:rFonts w:ascii="Times New Roman" w:hAnsi="Times New Roman" w:cs="Times New Roman" w:hint="default"/>
        </w:rPr>
        <w:instrText xml:space="preserve"> ADDIN EN.CITE &lt;EndNote&gt;&lt;Cite&gt;&lt;Author&gt;Spang&lt;/Author&gt;&lt;Year&gt;2015&lt;/Year&gt;&lt;RecNum&gt;2927&lt;/RecNum&gt;&lt;DisplayText&gt;&lt;style face="superscript"&gt;18&lt;/style&gt;&lt;/DisplayText&gt;&lt;record&gt;&lt;rec-number&gt;2927&lt;/rec-number&gt;&lt;foreign-keys&gt;&lt;key app="EN" db-id="tfsrrtdz0feev2ex5r9pf9t70sesw9vzwvez" timestamp="1608516334"&gt;2927&lt;/key&gt;&lt;/foreign-keys&gt;&lt;ref-type name="Journal Article"&gt;17&lt;/ref-type&gt;&lt;contributors&gt;&lt;authors&gt;&lt;author&gt;Spang, Anja&lt;/author&gt;&lt;author&gt;Saw, Jimmy H&lt;/author&gt;&lt;author&gt;Jørgensen, Steffen L&lt;/author&gt;&lt;author&gt;Zaremba-Niedzwiedzka, Katarzyna&lt;/author&gt;&lt;author&gt;Martijn, Joran&lt;/author&gt;&lt;author&gt;Lind, Anders E&lt;/author&gt;&lt;author&gt;Van Eijk, Roel&lt;/author&gt;&lt;author&gt;Schleper, Christa&lt;/author&gt;&lt;author&gt;Guy, Lionel&lt;/author&gt;&lt;author&gt;Ettema, Thijs JG&lt;/author&gt;&lt;/authors&gt;&lt;/contributors&gt;&lt;titles&gt;&lt;title&gt;Complex archaea that bridge the gap between prokaryotes and eukaryotes&lt;/title&gt;&lt;secondary-title&gt;Nature&lt;/secondary-title&gt;&lt;/titles&gt;&lt;periodical&gt;&lt;full-title&gt;Nature&lt;/full-title&gt;&lt;abbr-1&gt;Nature&lt;/abbr-1&gt;&lt;abbr-2&gt;Nature&lt;/abbr-2&gt;&lt;/periodical&gt;&lt;pages&gt;173-179&lt;/pages&gt;&lt;volume&gt;521&lt;/volume&gt;&lt;number&gt;7551&lt;/number&gt;&lt;dates&gt;&lt;year&gt;2015&lt;/year&gt;&lt;/dates&gt;&lt;isbn&gt;1476-4687&lt;/isbn&gt;&lt;urls&gt;&lt;related-urls&gt;&lt;url&gt;https://www.nature.com/articles/nature14447.pdf&lt;/url&gt;&lt;/related-urls&gt;&lt;/urls&gt;&lt;/record&gt;&lt;/Cite&gt;&lt;/EndNote&gt;</w:instrText>
      </w:r>
      <w:r w:rsidR="00ED6B72">
        <w:rPr>
          <w:rStyle w:val="fontstyle01"/>
          <w:rFonts w:ascii="Times New Roman" w:hAnsi="Times New Roman" w:cs="Times New Roman" w:hint="default"/>
        </w:rPr>
        <w:fldChar w:fldCharType="separate"/>
      </w:r>
      <w:r w:rsidR="0007668D" w:rsidRPr="0007668D">
        <w:rPr>
          <w:rStyle w:val="fontstyle01"/>
          <w:rFonts w:ascii="Times New Roman" w:hAnsi="Times New Roman" w:cs="Times New Roman" w:hint="default"/>
          <w:noProof/>
          <w:vertAlign w:val="superscript"/>
        </w:rPr>
        <w:t>18</w:t>
      </w:r>
      <w:r w:rsidR="00ED6B72">
        <w:rPr>
          <w:rStyle w:val="fontstyle01"/>
          <w:rFonts w:ascii="Times New Roman" w:hAnsi="Times New Roman" w:cs="Times New Roman" w:hint="default"/>
        </w:rPr>
        <w:fldChar w:fldCharType="end"/>
      </w:r>
      <w:r w:rsidR="002A6E43" w:rsidRPr="00BC4F7E">
        <w:rPr>
          <w:rStyle w:val="fontstyle01"/>
          <w:rFonts w:ascii="Times New Roman" w:hAnsi="Times New Roman" w:cs="Times New Roman" w:hint="default"/>
        </w:rPr>
        <w:t>。在后续的研究中</w:t>
      </w:r>
      <w:r w:rsidR="002B426E" w:rsidRPr="00BC4F7E">
        <w:rPr>
          <w:rStyle w:val="fontstyle01"/>
          <w:rFonts w:ascii="Times New Roman" w:hAnsi="Times New Roman" w:cs="Times New Roman" w:hint="default"/>
        </w:rPr>
        <w:t>，</w:t>
      </w:r>
      <w:proofErr w:type="spellStart"/>
      <w:r w:rsidR="002A6E43" w:rsidRPr="009B6CF1">
        <w:rPr>
          <w:rStyle w:val="fontstyle01"/>
          <w:rFonts w:ascii="Times New Roman" w:hAnsi="Times New Roman" w:cs="Times New Roman" w:hint="default"/>
          <w:i/>
          <w:iCs/>
        </w:rPr>
        <w:t>Odinarchaeota</w:t>
      </w:r>
      <w:proofErr w:type="spellEnd"/>
      <w:r w:rsidR="002B426E" w:rsidRPr="00BC4F7E">
        <w:rPr>
          <w:rStyle w:val="fontstyle01"/>
          <w:rFonts w:ascii="Times New Roman" w:hAnsi="Times New Roman" w:cs="Times New Roman" w:hint="default"/>
        </w:rPr>
        <w:t>、</w:t>
      </w:r>
      <w:proofErr w:type="spellStart"/>
      <w:r w:rsidR="002A6E43" w:rsidRPr="009B6CF1">
        <w:rPr>
          <w:rStyle w:val="fontstyle01"/>
          <w:rFonts w:ascii="Times New Roman" w:hAnsi="Times New Roman" w:cs="Times New Roman" w:hint="default"/>
          <w:i/>
          <w:iCs/>
        </w:rPr>
        <w:t>Heimdallarchaeota</w:t>
      </w:r>
      <w:proofErr w:type="spellEnd"/>
      <w:r w:rsidR="002A6E43" w:rsidRPr="00BC4F7E">
        <w:rPr>
          <w:rStyle w:val="fontstyle01"/>
          <w:rFonts w:ascii="Times New Roman" w:hAnsi="Times New Roman" w:cs="Times New Roman" w:hint="default"/>
        </w:rPr>
        <w:t>和</w:t>
      </w:r>
      <w:r w:rsidR="002B426E" w:rsidRPr="00BC4F7E">
        <w:rPr>
          <w:rStyle w:val="fontstyle01"/>
          <w:rFonts w:ascii="Times New Roman" w:hAnsi="Times New Roman" w:cs="Times New Roman" w:hint="default"/>
        </w:rPr>
        <w:t xml:space="preserve"> </w:t>
      </w:r>
      <w:proofErr w:type="spellStart"/>
      <w:r w:rsidR="002A6E43" w:rsidRPr="009B6CF1">
        <w:rPr>
          <w:rStyle w:val="fontstyle01"/>
          <w:rFonts w:ascii="Times New Roman" w:hAnsi="Times New Roman" w:cs="Times New Roman" w:hint="default"/>
          <w:i/>
          <w:iCs/>
        </w:rPr>
        <w:t>Thorarchaeota</w:t>
      </w:r>
      <w:proofErr w:type="spellEnd"/>
      <w:r w:rsidR="002A6E43" w:rsidRPr="00BC4F7E">
        <w:rPr>
          <w:rStyle w:val="fontstyle01"/>
          <w:rFonts w:ascii="Times New Roman" w:hAnsi="Times New Roman" w:cs="Times New Roman" w:hint="default"/>
        </w:rPr>
        <w:t>也陆续被发现，它们与真核生物</w:t>
      </w:r>
      <w:r w:rsidR="00C36389" w:rsidRPr="00BC4F7E">
        <w:rPr>
          <w:rStyle w:val="fontstyle01"/>
          <w:rFonts w:ascii="Times New Roman" w:hAnsi="Times New Roman" w:cs="Times New Roman" w:hint="default"/>
        </w:rPr>
        <w:t>一同</w:t>
      </w:r>
      <w:r w:rsidR="002A6E43" w:rsidRPr="00BC4F7E">
        <w:rPr>
          <w:rStyle w:val="fontstyle01"/>
          <w:rFonts w:ascii="Times New Roman" w:hAnsi="Times New Roman" w:cs="Times New Roman" w:hint="default"/>
        </w:rPr>
        <w:t>构成了</w:t>
      </w:r>
      <w:proofErr w:type="spellStart"/>
      <w:r w:rsidR="002A6E43" w:rsidRPr="00BC4F7E">
        <w:rPr>
          <w:rStyle w:val="fontstyle01"/>
          <w:rFonts w:ascii="Times New Roman" w:hAnsi="Times New Roman" w:cs="Times New Roman" w:hint="default"/>
        </w:rPr>
        <w:t>Asgard</w:t>
      </w:r>
      <w:proofErr w:type="spellEnd"/>
      <w:r w:rsidR="002A6E43" w:rsidRPr="00BC4F7E">
        <w:rPr>
          <w:rStyle w:val="fontstyle01"/>
          <w:rFonts w:ascii="Times New Roman" w:hAnsi="Times New Roman" w:cs="Times New Roman" w:hint="default"/>
        </w:rPr>
        <w:t xml:space="preserve"> </w:t>
      </w:r>
      <w:r w:rsidR="00DA15EC">
        <w:rPr>
          <w:rStyle w:val="fontstyle01"/>
          <w:rFonts w:ascii="Times New Roman" w:hAnsi="Times New Roman" w:cs="Times New Roman" w:hint="default"/>
        </w:rPr>
        <w:t>古菌</w:t>
      </w:r>
      <w:r w:rsidR="002A6E43" w:rsidRPr="00BC4F7E">
        <w:rPr>
          <w:rStyle w:val="fontstyle01"/>
          <w:rFonts w:ascii="Times New Roman" w:hAnsi="Times New Roman" w:cs="Times New Roman" w:hint="default"/>
        </w:rPr>
        <w:t>门</w:t>
      </w:r>
      <w:r w:rsidR="00DA15EC">
        <w:rPr>
          <w:rStyle w:val="fontstyle01"/>
          <w:rFonts w:ascii="Times New Roman" w:hAnsi="Times New Roman" w:cs="Times New Roman" w:hint="default"/>
        </w:rPr>
        <w:t>，</w:t>
      </w:r>
      <w:r w:rsidR="002B426E" w:rsidRPr="00BC4F7E">
        <w:rPr>
          <w:rStyle w:val="fontstyle01"/>
          <w:rFonts w:ascii="Times New Roman" w:hAnsi="Times New Roman" w:cs="Times New Roman" w:hint="default"/>
        </w:rPr>
        <w:t>并</w:t>
      </w:r>
      <w:r w:rsidR="002A6E43" w:rsidRPr="00BC4F7E">
        <w:rPr>
          <w:rStyle w:val="fontstyle01"/>
          <w:rFonts w:ascii="Times New Roman" w:hAnsi="Times New Roman" w:cs="Times New Roman" w:hint="default"/>
        </w:rPr>
        <w:t>被认为是真核生物起源的谱系</w:t>
      </w:r>
      <w:r w:rsidR="00ED6B72">
        <w:rPr>
          <w:rStyle w:val="fontstyle01"/>
          <w:rFonts w:ascii="Times New Roman" w:hAnsi="Times New Roman" w:cs="Times New Roman" w:hint="default"/>
        </w:rPr>
        <w:fldChar w:fldCharType="begin"/>
      </w:r>
      <w:r w:rsidR="0007668D">
        <w:rPr>
          <w:rStyle w:val="fontstyle01"/>
          <w:rFonts w:ascii="Times New Roman" w:hAnsi="Times New Roman" w:cs="Times New Roman" w:hint="default"/>
        </w:rPr>
        <w:instrText xml:space="preserve"> ADDIN EN.CITE &lt;EndNote&gt;&lt;Cite&gt;&lt;Author&gt;Zaremba-Niedzwiedzka&lt;/Author&gt;&lt;Year&gt;2017&lt;/Year&gt;&lt;RecNum&gt;2925&lt;/RecNum&gt;&lt;DisplayText&gt;&lt;style face="superscript"&gt;19&lt;/style&gt;&lt;/DisplayText&gt;&lt;record&gt;&lt;rec-number&gt;2925&lt;/rec-number&gt;&lt;foreign-keys&gt;&lt;key app="EN" db-id="tfsrrtdz0feev2ex5r9pf9t70sesw9vzwvez" timestamp="1608516215"&gt;2925&lt;/key&gt;&lt;/foreign-keys&gt;&lt;ref-type name="Journal Article"&gt;17&lt;/ref-type&gt;&lt;contributors&gt;&lt;authors&gt;&lt;author&gt;Zaremba-Niedzwiedzka, Katarzyna&lt;/author&gt;&lt;author&gt;Caceres, Eva F&lt;/author&gt;&lt;author&gt;Saw, Jimmy H&lt;/author&gt;&lt;author&gt;Bäckström, Disa&lt;/author&gt;&lt;author&gt;Juzokaite, Lina&lt;/author&gt;&lt;author&gt;Vancaester, Emmelien&lt;/author&gt;&lt;author&gt;Seitz, Kiley W&lt;/author&gt;&lt;author&gt;Anantharaman, Karthik&lt;/author&gt;&lt;author&gt;Starnawski, Piotr&lt;/author&gt;&lt;author&gt;Kjeldsen, Kasper U&lt;/author&gt;&lt;/authors&gt;&lt;/contributors&gt;&lt;titles&gt;&lt;title&gt;Asgard archaea illuminate the origin of eukaryotic cellular complexity&lt;/title&gt;&lt;secondary-title&gt;Nature&lt;/secondary-title&gt;&lt;/titles&gt;&lt;periodical&gt;&lt;full-title&gt;Nature&lt;/full-title&gt;&lt;abbr-1&gt;Nature&lt;/abbr-1&gt;&lt;abbr-2&gt;Nature&lt;/abbr-2&gt;&lt;/periodical&gt;&lt;pages&gt;353-358&lt;/pages&gt;&lt;volume&gt;541&lt;/volume&gt;&lt;number&gt;7637&lt;/number&gt;&lt;dates&gt;&lt;year&gt;2017&lt;/year&gt;&lt;/dates&gt;&lt;isbn&gt;1476-4687&lt;/isbn&gt;&lt;urls&gt;&lt;related-urls&gt;&lt;url&gt;https://escholarship.org/content/qt0qh5400s/qt0qh5400s.pdf?t=q0nc8j&lt;/url&gt;&lt;/related-urls&gt;&lt;/urls&gt;&lt;/record&gt;&lt;/Cite&gt;&lt;/EndNote&gt;</w:instrText>
      </w:r>
      <w:r w:rsidR="00ED6B72">
        <w:rPr>
          <w:rStyle w:val="fontstyle01"/>
          <w:rFonts w:ascii="Times New Roman" w:hAnsi="Times New Roman" w:cs="Times New Roman" w:hint="default"/>
        </w:rPr>
        <w:fldChar w:fldCharType="separate"/>
      </w:r>
      <w:r w:rsidR="0007668D" w:rsidRPr="0007668D">
        <w:rPr>
          <w:rStyle w:val="fontstyle01"/>
          <w:rFonts w:ascii="Times New Roman" w:hAnsi="Times New Roman" w:cs="Times New Roman" w:hint="default"/>
          <w:noProof/>
          <w:vertAlign w:val="superscript"/>
        </w:rPr>
        <w:t>19</w:t>
      </w:r>
      <w:r w:rsidR="00ED6B72">
        <w:rPr>
          <w:rStyle w:val="fontstyle01"/>
          <w:rFonts w:ascii="Times New Roman" w:hAnsi="Times New Roman" w:cs="Times New Roman" w:hint="default"/>
        </w:rPr>
        <w:fldChar w:fldCharType="end"/>
      </w:r>
      <w:r w:rsidR="002A6E43" w:rsidRPr="00BC4F7E">
        <w:rPr>
          <w:rStyle w:val="fontstyle01"/>
          <w:rFonts w:ascii="Times New Roman" w:hAnsi="Times New Roman" w:cs="Times New Roman" w:hint="default"/>
        </w:rPr>
        <w:t>。结合之前对</w:t>
      </w:r>
      <w:r w:rsidR="002B426E" w:rsidRPr="00BC4F7E">
        <w:rPr>
          <w:rStyle w:val="fontstyle01"/>
          <w:rFonts w:ascii="Times New Roman" w:hAnsi="Times New Roman" w:cs="Times New Roman" w:hint="default"/>
        </w:rPr>
        <w:t>TACK</w:t>
      </w:r>
      <w:r w:rsidR="002A6E43" w:rsidRPr="00BC4F7E">
        <w:rPr>
          <w:rStyle w:val="fontstyle01"/>
          <w:rFonts w:ascii="Times New Roman" w:hAnsi="Times New Roman" w:cs="Times New Roman" w:hint="default"/>
        </w:rPr>
        <w:t>古菌的研究，</w:t>
      </w:r>
      <w:r w:rsidR="00C36389" w:rsidRPr="00BC4F7E">
        <w:rPr>
          <w:rStyle w:val="fontstyle01"/>
          <w:rFonts w:ascii="Times New Roman" w:hAnsi="Times New Roman" w:cs="Times New Roman" w:hint="default"/>
        </w:rPr>
        <w:t>新的</w:t>
      </w:r>
      <w:r w:rsidR="002A6E43" w:rsidRPr="00BC4F7E">
        <w:rPr>
          <w:rStyle w:val="fontstyle01"/>
          <w:rFonts w:ascii="Times New Roman" w:hAnsi="Times New Roman" w:cs="Times New Roman" w:hint="default"/>
        </w:rPr>
        <w:t>真核生物起源的系统发生树</w:t>
      </w:r>
      <w:r w:rsidR="00C36389" w:rsidRPr="00BC4F7E">
        <w:rPr>
          <w:rStyle w:val="fontstyle01"/>
          <w:rFonts w:ascii="Times New Roman" w:hAnsi="Times New Roman" w:cs="Times New Roman" w:hint="default"/>
        </w:rPr>
        <w:t>被勾勒出来</w:t>
      </w:r>
      <w:r w:rsidR="002B426E" w:rsidRPr="00BC4F7E">
        <w:rPr>
          <w:rStyle w:val="fontstyle01"/>
          <w:rFonts w:ascii="Times New Roman" w:hAnsi="Times New Roman" w:cs="Times New Roman" w:hint="default"/>
        </w:rPr>
        <w:t>。</w:t>
      </w:r>
      <w:r w:rsidR="002A6E43" w:rsidRPr="00BC4F7E">
        <w:rPr>
          <w:rStyle w:val="fontstyle01"/>
          <w:rFonts w:ascii="Times New Roman" w:hAnsi="Times New Roman" w:cs="Times New Roman" w:hint="default"/>
        </w:rPr>
        <w:t>这些发现</w:t>
      </w:r>
      <w:r w:rsidR="00C36389" w:rsidRPr="00BC4F7E">
        <w:rPr>
          <w:rStyle w:val="fontstyle01"/>
          <w:rFonts w:ascii="Times New Roman" w:hAnsi="Times New Roman" w:cs="Times New Roman" w:hint="default"/>
        </w:rPr>
        <w:t>表明</w:t>
      </w:r>
      <w:r w:rsidR="002A6E43" w:rsidRPr="00BC4F7E">
        <w:rPr>
          <w:rStyle w:val="fontstyle01"/>
          <w:rFonts w:ascii="Times New Roman" w:hAnsi="Times New Roman" w:cs="Times New Roman" w:hint="default"/>
        </w:rPr>
        <w:t>真核生物起源于古菌</w:t>
      </w:r>
      <w:r w:rsidR="00C36389" w:rsidRPr="00BC4F7E">
        <w:rPr>
          <w:rStyle w:val="fontstyle01"/>
          <w:rFonts w:ascii="Times New Roman" w:hAnsi="Times New Roman" w:cs="Times New Roman" w:hint="default"/>
        </w:rPr>
        <w:t>，</w:t>
      </w:r>
      <w:r w:rsidR="002B426E" w:rsidRPr="00BC4F7E">
        <w:rPr>
          <w:rStyle w:val="fontstyle01"/>
          <w:rFonts w:ascii="Times New Roman" w:hAnsi="Times New Roman" w:cs="Times New Roman" w:hint="default"/>
        </w:rPr>
        <w:t>改写了从</w:t>
      </w:r>
      <w:r w:rsidR="00C02D30" w:rsidRPr="00BC4F7E">
        <w:rPr>
          <w:rStyle w:val="fontstyle01"/>
          <w:rFonts w:ascii="Times New Roman" w:hAnsi="Times New Roman" w:cs="Times New Roman" w:hint="default"/>
        </w:rPr>
        <w:t xml:space="preserve">1977 </w:t>
      </w:r>
      <w:r w:rsidR="00C02D30" w:rsidRPr="00BC4F7E">
        <w:rPr>
          <w:rStyle w:val="fontstyle01"/>
          <w:rFonts w:ascii="Times New Roman" w:hAnsi="Times New Roman" w:cs="Times New Roman" w:hint="default"/>
        </w:rPr>
        <w:t>年</w:t>
      </w:r>
      <w:r w:rsidR="002B426E" w:rsidRPr="00BC4F7E">
        <w:rPr>
          <w:rStyle w:val="fontstyle01"/>
          <w:rFonts w:ascii="Times New Roman" w:hAnsi="Times New Roman" w:cs="Times New Roman" w:hint="default"/>
        </w:rPr>
        <w:t>以来学界普遍认为的</w:t>
      </w:r>
      <w:r w:rsidR="00C02D30" w:rsidRPr="00BC4F7E">
        <w:rPr>
          <w:rStyle w:val="fontstyle01"/>
          <w:rFonts w:ascii="Times New Roman" w:hAnsi="Times New Roman" w:cs="Times New Roman" w:hint="default"/>
        </w:rPr>
        <w:t>生</w:t>
      </w:r>
      <w:r w:rsidR="00B445F0" w:rsidRPr="00BC4F7E">
        <w:rPr>
          <w:rStyle w:val="fontstyle01"/>
          <w:rFonts w:ascii="Times New Roman" w:hAnsi="Times New Roman" w:cs="Times New Roman" w:hint="default"/>
        </w:rPr>
        <w:t>命体划分为</w:t>
      </w:r>
      <w:r w:rsidR="00A26CBD">
        <w:rPr>
          <w:rStyle w:val="fontstyle01"/>
          <w:rFonts w:ascii="Times New Roman" w:hAnsi="Times New Roman" w:cs="Times New Roman" w:hint="default"/>
        </w:rPr>
        <w:t>“</w:t>
      </w:r>
      <w:r w:rsidR="00C02D30" w:rsidRPr="00BC4F7E">
        <w:rPr>
          <w:rStyle w:val="fontstyle01"/>
          <w:rFonts w:ascii="Times New Roman" w:hAnsi="Times New Roman" w:cs="Times New Roman" w:hint="default"/>
        </w:rPr>
        <w:t>真核生物、细菌和古菌</w:t>
      </w:r>
      <w:r w:rsidR="00A26CBD">
        <w:rPr>
          <w:rStyle w:val="fontstyle01"/>
          <w:rFonts w:ascii="Times New Roman" w:hAnsi="Times New Roman" w:cs="Times New Roman" w:hint="default"/>
        </w:rPr>
        <w:t>”</w:t>
      </w:r>
      <w:r w:rsidR="00C02D30" w:rsidRPr="00BC4F7E">
        <w:rPr>
          <w:rStyle w:val="fontstyle01"/>
          <w:rFonts w:ascii="Times New Roman" w:hAnsi="Times New Roman" w:cs="Times New Roman" w:hint="default"/>
        </w:rPr>
        <w:t>三大界</w:t>
      </w:r>
      <w:r w:rsidR="002B426E" w:rsidRPr="00BC4F7E">
        <w:rPr>
          <w:rStyle w:val="fontstyle01"/>
          <w:rFonts w:ascii="Times New Roman" w:hAnsi="Times New Roman" w:cs="Times New Roman" w:hint="default"/>
        </w:rPr>
        <w:t>的历史</w:t>
      </w:r>
      <w:r w:rsidR="00ED6B72">
        <w:rPr>
          <w:rStyle w:val="fontstyle01"/>
          <w:rFonts w:ascii="Times New Roman" w:hAnsi="Times New Roman" w:cs="Times New Roman" w:hint="default"/>
        </w:rPr>
        <w:fldChar w:fldCharType="begin"/>
      </w:r>
      <w:r w:rsidR="0007668D">
        <w:rPr>
          <w:rStyle w:val="fontstyle01"/>
          <w:rFonts w:ascii="Times New Roman" w:hAnsi="Times New Roman" w:cs="Times New Roman" w:hint="default"/>
        </w:rPr>
        <w:instrText xml:space="preserve"> ADDIN EN.CITE &lt;EndNote&gt;&lt;Cite&gt;&lt;Author&gt;Eme&lt;/Author&gt;&lt;Year&gt;2017&lt;/Year&gt;&lt;RecNum&gt;2924&lt;/RecNum&gt;&lt;DisplayText&gt;&lt;style face="superscript"&gt;21&lt;/style&gt;&lt;/DisplayText&gt;&lt;record&gt;&lt;rec-number&gt;2924&lt;/rec-number&gt;&lt;foreign-keys&gt;&lt;key app="EN" db-id="tfsrrtdz0feev2ex5r9pf9t70sesw9vzwvez" timestamp="1608515407"&gt;2924&lt;/key&gt;&lt;/foreign-keys&gt;&lt;ref-type name="Journal Article"&gt;17&lt;/ref-type&gt;&lt;contributors&gt;&lt;authors&gt;&lt;author&gt;Eme, Laura&lt;/author&gt;&lt;author&gt;Spang, Anja&lt;/author&gt;&lt;author&gt;Lombard, Jonathan&lt;/author&gt;&lt;author&gt;Stairs, Courtney W&lt;/author&gt;&lt;author&gt;Ettema, Thijs JG&lt;/author&gt;&lt;/authors&gt;&lt;/contributors&gt;&lt;titles&gt;&lt;title&gt;Archaea and the origin of eukaryotes&lt;/title&gt;&lt;secondary-title&gt;Nature Reviews Microbiology&lt;/secondary-title&gt;&lt;/titles&gt;&lt;periodical&gt;&lt;full-title&gt;Nature Reviews Microbiology&lt;/full-title&gt;&lt;abbr-1&gt;Nat. Rev. Microbiol.&lt;/abbr-1&gt;&lt;abbr-2&gt;Nat Rev Microbiol&lt;/abbr-2&gt;&lt;/periodical&gt;&lt;pages&gt;711&lt;/pages&gt;&lt;volume&gt;15&lt;/volume&gt;&lt;number&gt;12&lt;/number&gt;&lt;dates&gt;&lt;year&gt;2017&lt;/year&gt;&lt;/dates&gt;&lt;isbn&gt;1740-1534&lt;/isbn&gt;&lt;urls&gt;&lt;related-urls&gt;&lt;url&gt;https://www.nature.com/articles/nrmicro.2017.133.pdf&lt;/url&gt;&lt;/related-urls&gt;&lt;/urls&gt;&lt;/record&gt;&lt;/Cite&gt;&lt;/EndNote&gt;</w:instrText>
      </w:r>
      <w:r w:rsidR="00ED6B72">
        <w:rPr>
          <w:rStyle w:val="fontstyle01"/>
          <w:rFonts w:ascii="Times New Roman" w:hAnsi="Times New Roman" w:cs="Times New Roman" w:hint="default"/>
        </w:rPr>
        <w:fldChar w:fldCharType="separate"/>
      </w:r>
      <w:r w:rsidR="0007668D" w:rsidRPr="0007668D">
        <w:rPr>
          <w:rStyle w:val="fontstyle01"/>
          <w:rFonts w:ascii="Times New Roman" w:hAnsi="Times New Roman" w:cs="Times New Roman" w:hint="default"/>
          <w:noProof/>
          <w:vertAlign w:val="superscript"/>
        </w:rPr>
        <w:t>21</w:t>
      </w:r>
      <w:r w:rsidR="00ED6B72">
        <w:rPr>
          <w:rStyle w:val="fontstyle01"/>
          <w:rFonts w:ascii="Times New Roman" w:hAnsi="Times New Roman" w:cs="Times New Roman" w:hint="default"/>
        </w:rPr>
        <w:fldChar w:fldCharType="end"/>
      </w:r>
      <w:r w:rsidR="00C02D30" w:rsidRPr="00BC4F7E">
        <w:rPr>
          <w:rStyle w:val="fontstyle01"/>
          <w:rFonts w:ascii="Times New Roman" w:hAnsi="Times New Roman" w:cs="Times New Roman" w:hint="default"/>
        </w:rPr>
        <w:t>。</w:t>
      </w:r>
    </w:p>
    <w:p w14:paraId="7C1CF3D9" w14:textId="078441CF" w:rsidR="005F333B" w:rsidRDefault="0020710D" w:rsidP="009B6CF1">
      <w:pPr>
        <w:spacing w:before="240" w:after="120"/>
        <w:ind w:firstLineChars="200" w:firstLine="480"/>
        <w:jc w:val="center"/>
        <w:rPr>
          <w:rStyle w:val="fontstyle01"/>
          <w:rFonts w:ascii="Times New Roman" w:hAnsi="Times New Roman" w:cs="Times New Roman" w:hint="default"/>
        </w:rPr>
      </w:pPr>
      <w:r>
        <w:rPr>
          <w:rStyle w:val="fontstyle01"/>
          <w:rFonts w:ascii="Times New Roman" w:hAnsi="Times New Roman" w:cs="Times New Roman" w:hint="default"/>
          <w:noProof/>
        </w:rPr>
        <w:drawing>
          <wp:inline distT="0" distB="0" distL="0" distR="0" wp14:anchorId="2E83954C" wp14:editId="2BDCE8BD">
            <wp:extent cx="2639290" cy="2626556"/>
            <wp:effectExtent l="0" t="0" r="889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9290" cy="2626556"/>
                    </a:xfrm>
                    <a:prstGeom prst="rect">
                      <a:avLst/>
                    </a:prstGeom>
                    <a:noFill/>
                  </pic:spPr>
                </pic:pic>
              </a:graphicData>
            </a:graphic>
          </wp:inline>
        </w:drawing>
      </w:r>
    </w:p>
    <w:p w14:paraId="7DC3B361" w14:textId="3C516476" w:rsidR="005F333B" w:rsidRDefault="0020710D" w:rsidP="009B6CF1">
      <w:pPr>
        <w:spacing w:before="240" w:after="120"/>
        <w:ind w:firstLineChars="200" w:firstLine="480"/>
        <w:jc w:val="center"/>
        <w:rPr>
          <w:rFonts w:ascii="Times New Roman" w:eastAsia="宋体" w:hAnsi="Times New Roman" w:cs="Times New Roman"/>
          <w:color w:val="000000"/>
          <w:sz w:val="24"/>
          <w:szCs w:val="24"/>
        </w:rPr>
      </w:pPr>
      <w:r w:rsidRPr="003D4101">
        <w:rPr>
          <w:rFonts w:ascii="Times New Roman" w:eastAsia="宋体" w:hAnsi="Times New Roman" w:cs="Times New Roman" w:hint="eastAsia"/>
          <w:color w:val="000000"/>
          <w:sz w:val="24"/>
          <w:szCs w:val="24"/>
        </w:rPr>
        <w:t>图</w:t>
      </w:r>
      <w:r w:rsidR="00AB526F">
        <w:rPr>
          <w:rFonts w:ascii="Times New Roman" w:eastAsia="宋体" w:hAnsi="Times New Roman" w:cs="Times New Roman"/>
          <w:color w:val="000000"/>
          <w:sz w:val="24"/>
          <w:szCs w:val="24"/>
        </w:rPr>
        <w:t>5</w:t>
      </w:r>
      <w:r w:rsidRPr="003D4101">
        <w:rPr>
          <w:rFonts w:ascii="Times New Roman" w:eastAsia="宋体" w:hAnsi="Times New Roman" w:cs="Times New Roman"/>
          <w:color w:val="000000"/>
          <w:sz w:val="24"/>
          <w:szCs w:val="24"/>
        </w:rPr>
        <w:t>.</w:t>
      </w:r>
      <w:r>
        <w:rPr>
          <w:rFonts w:ascii="Times New Roman" w:eastAsia="宋体" w:hAnsi="Times New Roman" w:cs="Times New Roman"/>
          <w:color w:val="000000"/>
          <w:sz w:val="24"/>
          <w:szCs w:val="24"/>
        </w:rPr>
        <w:t xml:space="preserve"> </w:t>
      </w:r>
      <w:proofErr w:type="spellStart"/>
      <w:r w:rsidRPr="0020710D">
        <w:rPr>
          <w:rFonts w:ascii="Times New Roman" w:eastAsia="宋体" w:hAnsi="Times New Roman" w:cs="Times New Roman"/>
          <w:color w:val="000000"/>
          <w:sz w:val="24"/>
          <w:szCs w:val="24"/>
        </w:rPr>
        <w:t>Asgard</w:t>
      </w:r>
      <w:proofErr w:type="spellEnd"/>
      <w:r w:rsidRPr="0020710D">
        <w:rPr>
          <w:rFonts w:ascii="Times New Roman" w:eastAsia="宋体" w:hAnsi="Times New Roman" w:cs="Times New Roman"/>
          <w:color w:val="000000"/>
          <w:sz w:val="24"/>
          <w:szCs w:val="24"/>
        </w:rPr>
        <w:t xml:space="preserve"> </w:t>
      </w:r>
      <w:r w:rsidRPr="0020710D">
        <w:rPr>
          <w:rFonts w:ascii="Times New Roman" w:eastAsia="宋体" w:hAnsi="Times New Roman" w:cs="Times New Roman"/>
          <w:color w:val="000000"/>
          <w:sz w:val="24"/>
          <w:szCs w:val="24"/>
        </w:rPr>
        <w:t>古菌的系统发育关系</w:t>
      </w:r>
      <w:r w:rsidR="00633CCE">
        <w:rPr>
          <w:rFonts w:ascii="Times New Roman" w:eastAsia="宋体" w:hAnsi="Times New Roman" w:cs="Times New Roman" w:hint="eastAsia"/>
          <w:color w:val="000000"/>
          <w:sz w:val="24"/>
          <w:szCs w:val="24"/>
        </w:rPr>
        <w:t>。</w:t>
      </w:r>
      <w:r w:rsidR="00633CCE" w:rsidRPr="00830F9D">
        <w:rPr>
          <w:rFonts w:ascii="Times New Roman" w:eastAsia="宋体" w:hAnsi="Times New Roman" w:cs="Times New Roman"/>
          <w:color w:val="000000"/>
          <w:sz w:val="24"/>
          <w:szCs w:val="24"/>
        </w:rPr>
        <w:t>图片</w:t>
      </w:r>
      <w:r w:rsidR="00633CCE">
        <w:rPr>
          <w:rFonts w:ascii="Times New Roman" w:eastAsia="宋体" w:hAnsi="Times New Roman" w:cs="Times New Roman" w:hint="eastAsia"/>
          <w:color w:val="000000"/>
          <w:sz w:val="24"/>
          <w:szCs w:val="24"/>
        </w:rPr>
        <w:t>设计</w:t>
      </w:r>
      <w:r w:rsidR="00633CCE" w:rsidRPr="00F118D4">
        <w:rPr>
          <w:rFonts w:ascii="Times New Roman" w:eastAsia="宋体" w:hAnsi="Times New Roman" w:cs="Times New Roman"/>
          <w:color w:val="000000"/>
          <w:sz w:val="24"/>
          <w:szCs w:val="24"/>
        </w:rPr>
        <w:t>取材于</w:t>
      </w:r>
      <w:r w:rsidR="00633CCE">
        <w:rPr>
          <w:rFonts w:ascii="Times New Roman" w:eastAsia="宋体" w:hAnsi="Times New Roman" w:cs="Times New Roman" w:hint="eastAsia"/>
          <w:color w:val="000000"/>
          <w:sz w:val="24"/>
          <w:szCs w:val="24"/>
        </w:rPr>
        <w:t>文献</w:t>
      </w:r>
      <w:r w:rsidR="00345F3E">
        <w:rPr>
          <w:rFonts w:ascii="Times New Roman" w:eastAsia="宋体" w:hAnsi="Times New Roman" w:cs="Times New Roman" w:hint="eastAsia"/>
          <w:color w:val="000000"/>
          <w:sz w:val="24"/>
          <w:szCs w:val="24"/>
        </w:rPr>
        <w:t>（</w:t>
      </w:r>
      <w:r w:rsidR="00334025">
        <w:rPr>
          <w:rFonts w:ascii="Times New Roman" w:eastAsia="宋体" w:hAnsi="Times New Roman" w:cs="Times New Roman"/>
          <w:color w:val="000000"/>
          <w:sz w:val="24"/>
          <w:szCs w:val="24"/>
        </w:rPr>
        <w:fldChar w:fldCharType="begin"/>
      </w:r>
      <w:r w:rsidR="0007668D">
        <w:rPr>
          <w:rFonts w:ascii="Times New Roman" w:eastAsia="宋体" w:hAnsi="Times New Roman" w:cs="Times New Roman"/>
          <w:color w:val="000000"/>
          <w:sz w:val="24"/>
          <w:szCs w:val="24"/>
        </w:rPr>
        <w:instrText xml:space="preserve"> ADDIN EN.CITE &lt;EndNote&gt;&lt;Cite&gt;&lt;Author&gt;Spang&lt;/Author&gt;&lt;Year&gt;2015&lt;/Year&gt;&lt;RecNum&gt;2927&lt;/RecNum&gt;&lt;DisplayText&gt;&lt;style face="superscript"&gt;18&lt;/style&gt;&lt;/DisplayText&gt;&lt;record&gt;&lt;rec-number&gt;2927&lt;/rec-number&gt;&lt;foreign-keys&gt;&lt;key app="EN" db-id="tfsrrtdz0feev2ex5r9pf9t70sesw9vzwvez" timestamp="1608516334"&gt;2927&lt;/key&gt;&lt;/foreign-keys&gt;&lt;ref-type name="Journal Article"&gt;17&lt;/ref-type&gt;&lt;contributors&gt;&lt;authors&gt;&lt;author&gt;Spang, Anja&lt;/author&gt;&lt;author&gt;Saw, Jimmy H&lt;/author&gt;&lt;author&gt;Jørgensen, Steffen L&lt;/author&gt;&lt;author&gt;Zaremba-Niedzwiedzka, Katarzyna&lt;/author&gt;&lt;author&gt;Martijn, Joran&lt;/author&gt;&lt;author&gt;Lind, Anders E&lt;/author&gt;&lt;author&gt;Van Eijk, Roel&lt;/author&gt;&lt;author&gt;Schleper, Christa&lt;/author&gt;&lt;author&gt;Guy, Lionel&lt;/author&gt;&lt;author&gt;Ettema, Thijs JG&lt;/author&gt;&lt;/authors&gt;&lt;/contributors&gt;&lt;titles&gt;&lt;title&gt;Complex archaea that bridge the gap between prokaryotes and eukaryotes&lt;/title&gt;&lt;secondary-title&gt;Nature&lt;/secondary-title&gt;&lt;/titles&gt;&lt;periodical&gt;&lt;full-title&gt;Nature&lt;/full-title&gt;&lt;abbr-1&gt;Nature&lt;/abbr-1&gt;&lt;abbr-2&gt;Nature&lt;/abbr-2&gt;&lt;/periodical&gt;&lt;pages&gt;173-179&lt;/pages&gt;&lt;volume&gt;521&lt;/volume&gt;&lt;number&gt;7551&lt;/number&gt;&lt;dates&gt;&lt;year&gt;2015&lt;/year&gt;&lt;/dates&gt;&lt;isbn&gt;1476-4687&lt;/isbn&gt;&lt;urls&gt;&lt;related-urls&gt;&lt;url&gt;https://www.nature.com/articles/nature14447.pdf&lt;/url&gt;&lt;/related-urls&gt;&lt;/urls&gt;&lt;/record&gt;&lt;/Cite&gt;&lt;/EndNote&gt;</w:instrText>
      </w:r>
      <w:r w:rsidR="00334025">
        <w:rPr>
          <w:rFonts w:ascii="Times New Roman" w:eastAsia="宋体" w:hAnsi="Times New Roman" w:cs="Times New Roman"/>
          <w:color w:val="000000"/>
          <w:sz w:val="24"/>
          <w:szCs w:val="24"/>
        </w:rPr>
        <w:fldChar w:fldCharType="separate"/>
      </w:r>
      <w:r w:rsidR="0007668D" w:rsidRPr="0007668D">
        <w:rPr>
          <w:rFonts w:ascii="Times New Roman" w:eastAsia="宋体" w:hAnsi="Times New Roman" w:cs="Times New Roman"/>
          <w:noProof/>
          <w:color w:val="000000"/>
          <w:sz w:val="24"/>
          <w:szCs w:val="24"/>
          <w:vertAlign w:val="superscript"/>
        </w:rPr>
        <w:t>18</w:t>
      </w:r>
      <w:r w:rsidR="00334025">
        <w:rPr>
          <w:rFonts w:ascii="Times New Roman" w:eastAsia="宋体" w:hAnsi="Times New Roman" w:cs="Times New Roman"/>
          <w:color w:val="000000"/>
          <w:sz w:val="24"/>
          <w:szCs w:val="24"/>
        </w:rPr>
        <w:fldChar w:fldCharType="end"/>
      </w:r>
      <w:r w:rsidR="00345F3E">
        <w:rPr>
          <w:rFonts w:ascii="Times New Roman" w:eastAsia="宋体" w:hAnsi="Times New Roman" w:cs="Times New Roman" w:hint="eastAsia"/>
          <w:color w:val="000000"/>
          <w:sz w:val="24"/>
          <w:szCs w:val="24"/>
        </w:rPr>
        <w:t>）</w:t>
      </w:r>
    </w:p>
    <w:p w14:paraId="01D8D12E" w14:textId="5A94AD79" w:rsidR="00345F3E" w:rsidRDefault="00DA15EC" w:rsidP="009B6CF1">
      <w:pPr>
        <w:spacing w:before="240" w:after="120"/>
        <w:ind w:firstLineChars="200" w:firstLine="480"/>
        <w:rPr>
          <w:rFonts w:ascii="Times New Roman" w:eastAsia="宋体" w:hAnsi="Times New Roman" w:cs="Times New Roman"/>
          <w:color w:val="000000"/>
          <w:sz w:val="24"/>
          <w:szCs w:val="24"/>
        </w:rPr>
      </w:pPr>
      <w:r w:rsidRPr="00BC4F7E">
        <w:rPr>
          <w:rStyle w:val="fontstyle01"/>
          <w:rFonts w:ascii="Times New Roman" w:hAnsi="Times New Roman" w:cs="Times New Roman" w:hint="default"/>
        </w:rPr>
        <w:t>近年来，</w:t>
      </w:r>
      <w:r>
        <w:rPr>
          <w:rStyle w:val="fontstyle01"/>
          <w:rFonts w:ascii="Times New Roman" w:hAnsi="Times New Roman" w:cs="Times New Roman" w:hint="default"/>
        </w:rPr>
        <w:t>全球</w:t>
      </w:r>
      <w:r w:rsidRPr="00BC4F7E">
        <w:rPr>
          <w:rStyle w:val="fontstyle01"/>
          <w:rFonts w:ascii="Times New Roman" w:hAnsi="Times New Roman" w:cs="Times New Roman" w:hint="default"/>
        </w:rPr>
        <w:t>公共数据库</w:t>
      </w:r>
      <w:r>
        <w:rPr>
          <w:rStyle w:val="fontstyle01"/>
          <w:rFonts w:ascii="Times New Roman" w:hAnsi="Times New Roman" w:cs="Times New Roman" w:hint="default"/>
        </w:rPr>
        <w:t>中储存的</w:t>
      </w:r>
      <w:r w:rsidRPr="00BC4F7E">
        <w:rPr>
          <w:rStyle w:val="fontstyle01"/>
          <w:rFonts w:ascii="Times New Roman" w:hAnsi="Times New Roman" w:cs="Times New Roman" w:hint="default"/>
        </w:rPr>
        <w:t>宏基因组</w:t>
      </w:r>
      <w:r>
        <w:rPr>
          <w:rStyle w:val="fontstyle01"/>
          <w:rFonts w:ascii="Times New Roman" w:hAnsi="Times New Roman" w:cs="Times New Roman" w:hint="default"/>
        </w:rPr>
        <w:t>数据量在</w:t>
      </w:r>
      <w:r w:rsidRPr="00BC4F7E">
        <w:rPr>
          <w:rStyle w:val="fontstyle01"/>
          <w:rFonts w:ascii="Times New Roman" w:hAnsi="Times New Roman" w:cs="Times New Roman" w:hint="default"/>
        </w:rPr>
        <w:t>不断扩大</w:t>
      </w:r>
      <w:r>
        <w:rPr>
          <w:rStyle w:val="fontstyle01"/>
          <w:rFonts w:ascii="Times New Roman" w:hAnsi="Times New Roman" w:cs="Times New Roman" w:hint="default"/>
        </w:rPr>
        <w:t>，促使领域</w:t>
      </w:r>
      <w:r w:rsidRPr="00BC4F7E">
        <w:rPr>
          <w:rStyle w:val="fontstyle01"/>
          <w:rFonts w:ascii="Times New Roman" w:hAnsi="Times New Roman" w:cs="Times New Roman" w:hint="default"/>
        </w:rPr>
        <w:t>学者可以</w:t>
      </w:r>
      <w:r>
        <w:rPr>
          <w:rStyle w:val="fontstyle01"/>
          <w:rFonts w:ascii="Times New Roman" w:hAnsi="Times New Roman" w:cs="Times New Roman" w:hint="default"/>
        </w:rPr>
        <w:t>更好的利用</w:t>
      </w:r>
      <w:r w:rsidRPr="00BC4F7E">
        <w:rPr>
          <w:rStyle w:val="fontstyle01"/>
          <w:rFonts w:ascii="Times New Roman" w:hAnsi="Times New Roman" w:cs="Times New Roman" w:hint="default"/>
        </w:rPr>
        <w:t>来自不同环境的微生物样品的基因组序列</w:t>
      </w:r>
      <w:r>
        <w:rPr>
          <w:rStyle w:val="fontstyle01"/>
          <w:rFonts w:ascii="Times New Roman" w:hAnsi="Times New Roman" w:cs="Times New Roman" w:hint="default"/>
        </w:rPr>
        <w:t>开展</w:t>
      </w:r>
      <w:r w:rsidRPr="00BC4F7E">
        <w:rPr>
          <w:rStyle w:val="fontstyle01"/>
          <w:rFonts w:ascii="Times New Roman" w:hAnsi="Times New Roman" w:cs="Times New Roman" w:hint="default"/>
        </w:rPr>
        <w:t>宏分析</w:t>
      </w:r>
      <w:r>
        <w:rPr>
          <w:rStyle w:val="fontstyle01"/>
          <w:rFonts w:ascii="Times New Roman" w:hAnsi="Times New Roman" w:cs="Times New Roman" w:hint="default"/>
        </w:rPr>
        <w:t>研究，</w:t>
      </w:r>
      <w:r w:rsidRPr="00BC4F7E">
        <w:rPr>
          <w:rStyle w:val="fontstyle01"/>
          <w:rFonts w:ascii="Times New Roman" w:hAnsi="Times New Roman" w:cs="Times New Roman" w:hint="default"/>
        </w:rPr>
        <w:t>并</w:t>
      </w:r>
      <w:r>
        <w:rPr>
          <w:rStyle w:val="fontstyle01"/>
          <w:rFonts w:ascii="Times New Roman" w:hAnsi="Times New Roman" w:cs="Times New Roman" w:hint="default"/>
        </w:rPr>
        <w:t>基于此</w:t>
      </w:r>
      <w:r w:rsidRPr="00BC4F7E">
        <w:rPr>
          <w:rStyle w:val="fontstyle01"/>
          <w:rFonts w:ascii="Times New Roman" w:hAnsi="Times New Roman" w:cs="Times New Roman" w:hint="default"/>
        </w:rPr>
        <w:t>提出关于生命进化树的新见解</w:t>
      </w:r>
      <w:r>
        <w:rPr>
          <w:rStyle w:val="fontstyle01"/>
          <w:rFonts w:ascii="Times New Roman" w:hAnsi="Times New Roman" w:cs="Times New Roman" w:hint="default"/>
        </w:rPr>
        <w:t>，开发新工具</w:t>
      </w:r>
      <w:r w:rsidRPr="00BC4F7E">
        <w:rPr>
          <w:rStyle w:val="fontstyle01"/>
          <w:rFonts w:ascii="Times New Roman" w:hAnsi="Times New Roman" w:cs="Times New Roman" w:hint="default"/>
        </w:rPr>
        <w:t>。</w:t>
      </w:r>
      <w:r>
        <w:rPr>
          <w:rStyle w:val="fontstyle01"/>
          <w:rFonts w:ascii="Times New Roman" w:hAnsi="Times New Roman" w:cs="Times New Roman" w:hint="default"/>
        </w:rPr>
        <w:t>微生物的</w:t>
      </w:r>
      <w:r w:rsidRPr="00BC4F7E">
        <w:rPr>
          <w:rStyle w:val="fontstyle01"/>
          <w:rFonts w:ascii="Times New Roman" w:hAnsi="Times New Roman" w:cs="Times New Roman" w:hint="default"/>
        </w:rPr>
        <w:t>生命进化树与物种分类</w:t>
      </w:r>
      <w:r>
        <w:rPr>
          <w:rStyle w:val="fontstyle01"/>
          <w:rFonts w:ascii="Times New Roman" w:hAnsi="Times New Roman" w:cs="Times New Roman" w:hint="default"/>
        </w:rPr>
        <w:t>信息</w:t>
      </w:r>
      <w:r w:rsidRPr="00BC4F7E">
        <w:rPr>
          <w:rStyle w:val="fontstyle01"/>
          <w:rFonts w:ascii="Times New Roman" w:hAnsi="Times New Roman" w:cs="Times New Roman" w:hint="default"/>
        </w:rPr>
        <w:t>相互关联</w:t>
      </w:r>
      <w:r>
        <w:rPr>
          <w:rStyle w:val="fontstyle01"/>
          <w:rFonts w:ascii="Times New Roman" w:hAnsi="Times New Roman" w:cs="Times New Roman" w:hint="default"/>
        </w:rPr>
        <w:t>。</w:t>
      </w:r>
      <w:r w:rsidRPr="00BC4F7E">
        <w:rPr>
          <w:rStyle w:val="fontstyle01"/>
          <w:rFonts w:ascii="Times New Roman" w:hAnsi="Times New Roman" w:cs="Times New Roman" w:hint="default"/>
        </w:rPr>
        <w:t>昆士兰大学</w:t>
      </w:r>
      <w:proofErr w:type="spellStart"/>
      <w:r w:rsidRPr="00BC4F7E">
        <w:rPr>
          <w:rStyle w:val="fontstyle01"/>
          <w:rFonts w:ascii="Times New Roman" w:hAnsi="Times New Roman" w:cs="Times New Roman" w:hint="default"/>
        </w:rPr>
        <w:t>Hugenholtz</w:t>
      </w:r>
      <w:proofErr w:type="spellEnd"/>
      <w:r w:rsidRPr="00BC4F7E">
        <w:rPr>
          <w:rStyle w:val="fontstyle01"/>
          <w:rFonts w:ascii="Times New Roman" w:hAnsi="Times New Roman" w:cs="Times New Roman" w:hint="default"/>
        </w:rPr>
        <w:t xml:space="preserve"> </w:t>
      </w:r>
      <w:r w:rsidRPr="00BC4F7E">
        <w:rPr>
          <w:rStyle w:val="fontstyle01"/>
          <w:rFonts w:ascii="Times New Roman" w:hAnsi="Times New Roman" w:cs="Times New Roman" w:hint="default"/>
        </w:rPr>
        <w:t>教授团队通过使用公认的平均核苷酸同源性</w:t>
      </w:r>
      <w:del w:id="50" w:author="Liu Yong-Xin" w:date="2020-12-27T23:16:00Z">
        <w:r w:rsidDel="00833129">
          <w:rPr>
            <w:rStyle w:val="fontstyle01"/>
            <w:rFonts w:ascii="Times New Roman" w:hAnsi="Times New Roman" w:cs="Times New Roman" w:hint="default"/>
          </w:rPr>
          <w:delText>（</w:delText>
        </w:r>
      </w:del>
      <w:ins w:id="51" w:author="Liu Yong-Xin" w:date="2020-12-27T23:16:00Z">
        <w:r w:rsidR="00833129">
          <w:rPr>
            <w:rStyle w:val="fontstyle01"/>
            <w:rFonts w:ascii="Times New Roman" w:hAnsi="Times New Roman" w:cs="Times New Roman" w:hint="default"/>
          </w:rPr>
          <w:t>(</w:t>
        </w:r>
        <w:r w:rsidR="00833129" w:rsidRPr="00833129">
          <w:rPr>
            <w:rStyle w:val="fontstyle01"/>
            <w:rFonts w:ascii="Times New Roman" w:hAnsi="Times New Roman" w:cs="Times New Roman" w:hint="default"/>
          </w:rPr>
          <w:t>average nucleotide identity</w:t>
        </w:r>
        <w:r w:rsidR="00833129">
          <w:rPr>
            <w:rStyle w:val="fontstyle01"/>
            <w:rFonts w:ascii="Times New Roman" w:hAnsi="Times New Roman" w:cs="Times New Roman" w:hint="default"/>
          </w:rPr>
          <w:t xml:space="preserve">, </w:t>
        </w:r>
      </w:ins>
      <w:r w:rsidRPr="00BC4F7E">
        <w:rPr>
          <w:rStyle w:val="fontstyle01"/>
          <w:rFonts w:ascii="Times New Roman" w:hAnsi="Times New Roman" w:cs="Times New Roman" w:hint="default"/>
        </w:rPr>
        <w:t>ANI</w:t>
      </w:r>
      <w:del w:id="52" w:author="Liu Yong-Xin" w:date="2020-12-27T23:16:00Z">
        <w:r w:rsidDel="00833129">
          <w:rPr>
            <w:rStyle w:val="fontstyle01"/>
            <w:rFonts w:ascii="Times New Roman" w:hAnsi="Times New Roman" w:cs="Times New Roman" w:hint="default"/>
          </w:rPr>
          <w:delText>）</w:delText>
        </w:r>
      </w:del>
      <w:ins w:id="53" w:author="Liu Yong-Xin" w:date="2020-12-27T23:16:00Z">
        <w:r w:rsidR="00833129">
          <w:rPr>
            <w:rStyle w:val="fontstyle01"/>
            <w:rFonts w:ascii="Times New Roman" w:hAnsi="Times New Roman" w:cs="Times New Roman" w:hint="default"/>
          </w:rPr>
          <w:t>)</w:t>
        </w:r>
      </w:ins>
      <w:r w:rsidRPr="00BC4F7E">
        <w:rPr>
          <w:rStyle w:val="fontstyle01"/>
          <w:rFonts w:ascii="Times New Roman" w:hAnsi="Times New Roman" w:cs="Times New Roman" w:hint="default"/>
        </w:rPr>
        <w:t>标准来设置物种界限并提出包含所有公共可获得的细菌和古细菌基因组的物种簇</w:t>
      </w:r>
      <w:r w:rsidRPr="00BC4F7E">
        <w:rPr>
          <w:rStyle w:val="fontstyle01"/>
          <w:rFonts w:ascii="Times New Roman" w:hAnsi="Times New Roman" w:cs="Times New Roman" w:hint="default"/>
        </w:rPr>
        <w:t xml:space="preserve">, </w:t>
      </w:r>
      <w:r w:rsidRPr="00BC4F7E">
        <w:rPr>
          <w:rStyle w:val="fontstyle01"/>
          <w:rFonts w:ascii="Times New Roman" w:hAnsi="Times New Roman" w:cs="Times New Roman" w:hint="default"/>
        </w:rPr>
        <w:t>提出了一个可以为细菌和古细菌基因组提供完整的从域到种的分类学</w:t>
      </w:r>
      <w:r>
        <w:rPr>
          <w:rStyle w:val="fontstyle01"/>
          <w:rFonts w:ascii="Times New Roman" w:hAnsi="Times New Roman" w:cs="Times New Roman" w:hint="default"/>
        </w:rPr>
        <w:t>新</w:t>
      </w:r>
      <w:r w:rsidRPr="00BC4F7E">
        <w:rPr>
          <w:rStyle w:val="fontstyle01"/>
          <w:rFonts w:ascii="Times New Roman" w:hAnsi="Times New Roman" w:cs="Times New Roman" w:hint="default"/>
        </w:rPr>
        <w:t>框架</w:t>
      </w:r>
      <w:r>
        <w:rPr>
          <w:rStyle w:val="fontstyle01"/>
          <w:rFonts w:ascii="Times New Roman" w:hAnsi="Times New Roman" w:cs="Times New Roman" w:hint="default"/>
        </w:rPr>
        <w:t>。</w:t>
      </w:r>
      <w:r w:rsidRPr="00BC4F7E">
        <w:rPr>
          <w:rStyle w:val="fontstyle01"/>
          <w:rFonts w:ascii="Times New Roman" w:hAnsi="Times New Roman" w:cs="Times New Roman" w:hint="default"/>
        </w:rPr>
        <w:t>在这个新的分类系统下，</w:t>
      </w:r>
      <w:r w:rsidRPr="00BC4F7E">
        <w:rPr>
          <w:rStyle w:val="fontstyle01"/>
          <w:rFonts w:ascii="Times New Roman" w:hAnsi="Times New Roman" w:cs="Times New Roman" w:hint="default"/>
        </w:rPr>
        <w:t xml:space="preserve"> NCBI </w:t>
      </w:r>
      <w:r w:rsidRPr="00BC4F7E">
        <w:rPr>
          <w:rStyle w:val="fontstyle01"/>
          <w:rFonts w:ascii="Times New Roman" w:hAnsi="Times New Roman" w:cs="Times New Roman" w:hint="default"/>
        </w:rPr>
        <w:t>数据库中</w:t>
      </w:r>
      <w:r w:rsidRPr="00BC4F7E">
        <w:rPr>
          <w:rStyle w:val="fontstyle01"/>
          <w:rFonts w:ascii="Times New Roman" w:hAnsi="Times New Roman" w:cs="Times New Roman" w:hint="default"/>
        </w:rPr>
        <w:t xml:space="preserve"> 58% </w:t>
      </w:r>
      <w:r w:rsidRPr="00BC4F7E">
        <w:rPr>
          <w:rStyle w:val="fontstyle01"/>
          <w:rFonts w:ascii="Times New Roman" w:hAnsi="Times New Roman" w:cs="Times New Roman" w:hint="default"/>
        </w:rPr>
        <w:t>的物种分类信息将被更改，这也预示着将会有更多的对物种基因水平界限和相关生态学以及进化研究的新认知产生</w:t>
      </w:r>
      <w:r w:rsidRPr="004506EC">
        <w:rPr>
          <w:rStyle w:val="fontstyle01"/>
          <w:rFonts w:ascii="Times New Roman" w:hAnsi="Times New Roman" w:cs="Times New Roman" w:hint="default"/>
          <w:color w:val="FF0000"/>
        </w:rPr>
        <w:t>【插入文献】</w:t>
      </w:r>
      <w:r w:rsidRPr="00BC4F7E">
        <w:rPr>
          <w:rStyle w:val="fontstyle01"/>
          <w:rFonts w:ascii="Times New Roman" w:hAnsi="Times New Roman" w:cs="Times New Roman" w:hint="default"/>
        </w:rPr>
        <w:t>。目前</w:t>
      </w:r>
      <w:r>
        <w:rPr>
          <w:rStyle w:val="fontstyle01"/>
          <w:rFonts w:ascii="Times New Roman" w:hAnsi="Times New Roman" w:cs="Times New Roman" w:hint="default"/>
        </w:rPr>
        <w:t>，</w:t>
      </w:r>
      <w:r w:rsidRPr="00BC4F7E">
        <w:rPr>
          <w:rStyle w:val="fontstyle01"/>
          <w:rFonts w:ascii="Times New Roman" w:hAnsi="Times New Roman" w:cs="Times New Roman" w:hint="default"/>
        </w:rPr>
        <w:t>宏基因组数据分析中常用于基因组分类的</w:t>
      </w:r>
      <w:r w:rsidRPr="00BC4F7E">
        <w:rPr>
          <w:rStyle w:val="fontstyle01"/>
          <w:rFonts w:ascii="Times New Roman" w:hAnsi="Times New Roman" w:cs="Times New Roman" w:hint="default"/>
        </w:rPr>
        <w:t>GTDB</w:t>
      </w:r>
      <w:r w:rsidRPr="00BC4F7E">
        <w:rPr>
          <w:rStyle w:val="fontstyle01"/>
          <w:rFonts w:ascii="Times New Roman" w:hAnsi="Times New Roman" w:cs="Times New Roman" w:hint="default"/>
        </w:rPr>
        <w:t>数据库是基于单系和亲缘系进化的差异加以限定的细菌和古细菌类群基因组的广泛分类法，其中大约</w:t>
      </w:r>
      <w:r w:rsidRPr="00BC4F7E">
        <w:rPr>
          <w:rStyle w:val="fontstyle01"/>
          <w:rFonts w:ascii="Times New Roman" w:hAnsi="Times New Roman" w:cs="Times New Roman" w:hint="default"/>
        </w:rPr>
        <w:t>40%</w:t>
      </w:r>
      <w:r w:rsidRPr="00BC4F7E">
        <w:rPr>
          <w:rStyle w:val="fontstyle01"/>
          <w:rFonts w:ascii="Times New Roman" w:hAnsi="Times New Roman" w:cs="Times New Roman" w:hint="default"/>
        </w:rPr>
        <w:t>的基因组在</w:t>
      </w:r>
      <w:r>
        <w:rPr>
          <w:rStyle w:val="fontstyle01"/>
          <w:rFonts w:ascii="Times New Roman" w:hAnsi="Times New Roman" w:cs="Times New Roman" w:hint="default"/>
        </w:rPr>
        <w:t>NCBI</w:t>
      </w:r>
      <w:r>
        <w:rPr>
          <w:rStyle w:val="fontstyle01"/>
          <w:rFonts w:ascii="Times New Roman" w:hAnsi="Times New Roman" w:cs="Times New Roman" w:hint="default"/>
        </w:rPr>
        <w:t>数据库</w:t>
      </w:r>
      <w:r w:rsidRPr="00BC4F7E">
        <w:rPr>
          <w:rStyle w:val="fontstyle01"/>
          <w:rFonts w:ascii="Times New Roman" w:hAnsi="Times New Roman" w:cs="Times New Roman" w:hint="default"/>
        </w:rPr>
        <w:t>中缺乏种名</w:t>
      </w:r>
      <w:r w:rsidRPr="004506EC">
        <w:rPr>
          <w:rStyle w:val="fontstyle01"/>
          <w:rFonts w:ascii="Times New Roman" w:hAnsi="Times New Roman" w:cs="Times New Roman" w:hint="default"/>
          <w:color w:val="FF0000"/>
        </w:rPr>
        <w:t>【插入文献】</w:t>
      </w:r>
      <w:r w:rsidRPr="00BC4F7E">
        <w:rPr>
          <w:rStyle w:val="fontstyle01"/>
          <w:rFonts w:ascii="Times New Roman" w:hAnsi="Times New Roman" w:cs="Times New Roman" w:hint="default"/>
        </w:rPr>
        <w:t>。</w:t>
      </w:r>
    </w:p>
    <w:p w14:paraId="51710EBA" w14:textId="1B7901A8" w:rsidR="00C940A3" w:rsidRDefault="006C16B2" w:rsidP="009B6CF1">
      <w:pPr>
        <w:spacing w:before="240" w:after="120"/>
        <w:ind w:firstLineChars="200" w:firstLine="480"/>
        <w:rPr>
          <w:rStyle w:val="fontstyle01"/>
          <w:rFonts w:ascii="Times New Roman" w:hAnsi="Times New Roman" w:cs="Times New Roman" w:hint="default"/>
        </w:rPr>
      </w:pPr>
      <w:r w:rsidRPr="006C16B2">
        <w:rPr>
          <w:rStyle w:val="fontstyle01"/>
          <w:rFonts w:ascii="Times New Roman" w:hAnsi="Times New Roman" w:cs="Times New Roman" w:hint="default"/>
        </w:rPr>
        <w:t>尽管</w:t>
      </w:r>
      <w:r w:rsidR="00DA15EC">
        <w:rPr>
          <w:rStyle w:val="fontstyle01"/>
          <w:rFonts w:ascii="Times New Roman" w:hAnsi="Times New Roman" w:cs="Times New Roman" w:hint="default"/>
        </w:rPr>
        <w:t>近</w:t>
      </w:r>
      <w:r w:rsidR="00DA15EC">
        <w:rPr>
          <w:rStyle w:val="fontstyle01"/>
          <w:rFonts w:ascii="Times New Roman" w:hAnsi="Times New Roman" w:cs="Times New Roman" w:hint="default"/>
        </w:rPr>
        <w:t>10</w:t>
      </w:r>
      <w:r w:rsidR="00DA15EC">
        <w:rPr>
          <w:rStyle w:val="fontstyle01"/>
          <w:rFonts w:ascii="Times New Roman" w:hAnsi="Times New Roman" w:cs="Times New Roman" w:hint="default"/>
        </w:rPr>
        <w:t>年</w:t>
      </w:r>
      <w:r>
        <w:rPr>
          <w:rStyle w:val="fontstyle01"/>
          <w:rFonts w:ascii="Times New Roman" w:hAnsi="Times New Roman" w:cs="Times New Roman" w:hint="default"/>
        </w:rPr>
        <w:t>宏基因组学在</w:t>
      </w:r>
      <w:r w:rsidRPr="006C16B2">
        <w:rPr>
          <w:rStyle w:val="fontstyle01"/>
          <w:rFonts w:ascii="Times New Roman" w:hAnsi="Times New Roman" w:cs="Times New Roman" w:hint="default"/>
        </w:rPr>
        <w:t>生物学与环境生态学</w:t>
      </w:r>
      <w:r>
        <w:rPr>
          <w:rStyle w:val="fontstyle01"/>
          <w:rFonts w:ascii="Times New Roman" w:hAnsi="Times New Roman" w:cs="Times New Roman" w:hint="default"/>
        </w:rPr>
        <w:t>研究中</w:t>
      </w:r>
      <w:r w:rsidR="00DA15EC">
        <w:rPr>
          <w:rStyle w:val="fontstyle01"/>
          <w:rFonts w:ascii="Times New Roman" w:hAnsi="Times New Roman" w:cs="Times New Roman" w:hint="default"/>
        </w:rPr>
        <w:t>的应用催生</w:t>
      </w:r>
      <w:r>
        <w:rPr>
          <w:rStyle w:val="fontstyle01"/>
          <w:rFonts w:ascii="Times New Roman" w:hAnsi="Times New Roman" w:cs="Times New Roman" w:hint="default"/>
        </w:rPr>
        <w:t>了</w:t>
      </w:r>
      <w:r w:rsidR="00DA15EC">
        <w:rPr>
          <w:rStyle w:val="fontstyle01"/>
          <w:rFonts w:ascii="Times New Roman" w:hAnsi="Times New Roman" w:cs="Times New Roman" w:hint="default"/>
        </w:rPr>
        <w:t>一系列重大的</w:t>
      </w:r>
      <w:r>
        <w:rPr>
          <w:rStyle w:val="fontstyle01"/>
          <w:rFonts w:ascii="Times New Roman" w:hAnsi="Times New Roman" w:cs="Times New Roman" w:hint="default"/>
        </w:rPr>
        <w:t>新发现，但是我们对环境</w:t>
      </w:r>
      <w:r w:rsidR="00DA15EC">
        <w:rPr>
          <w:rStyle w:val="fontstyle01"/>
          <w:rFonts w:ascii="Times New Roman" w:hAnsi="Times New Roman" w:cs="Times New Roman" w:hint="default"/>
        </w:rPr>
        <w:t>赋存海量未培养</w:t>
      </w:r>
      <w:r>
        <w:rPr>
          <w:rStyle w:val="fontstyle01"/>
          <w:rFonts w:ascii="Times New Roman" w:hAnsi="Times New Roman" w:cs="Times New Roman" w:hint="default"/>
        </w:rPr>
        <w:t>微生物的认识</w:t>
      </w:r>
      <w:r w:rsidR="00DA15EC">
        <w:rPr>
          <w:rStyle w:val="fontstyle01"/>
          <w:rFonts w:ascii="Times New Roman" w:hAnsi="Times New Roman" w:cs="Times New Roman" w:hint="default"/>
        </w:rPr>
        <w:t>依旧</w:t>
      </w:r>
      <w:r>
        <w:rPr>
          <w:rStyle w:val="fontstyle01"/>
          <w:rFonts w:ascii="Times New Roman" w:hAnsi="Times New Roman" w:cs="Times New Roman" w:hint="default"/>
        </w:rPr>
        <w:t>有限，</w:t>
      </w:r>
      <w:r w:rsidR="00E41CF1" w:rsidRPr="00E41CF1">
        <w:rPr>
          <w:rStyle w:val="fontstyle01"/>
          <w:rFonts w:ascii="Times New Roman" w:hAnsi="Times New Roman" w:cs="Times New Roman" w:hint="default"/>
        </w:rPr>
        <w:t>仍然需要</w:t>
      </w:r>
      <w:r>
        <w:rPr>
          <w:rStyle w:val="fontstyle01"/>
          <w:rFonts w:ascii="Times New Roman" w:hAnsi="Times New Roman" w:cs="Times New Roman" w:hint="default"/>
        </w:rPr>
        <w:t>进行不断</w:t>
      </w:r>
      <w:r w:rsidR="00DA15EC">
        <w:rPr>
          <w:rStyle w:val="fontstyle01"/>
          <w:rFonts w:ascii="Times New Roman" w:hAnsi="Times New Roman" w:cs="Times New Roman" w:hint="default"/>
        </w:rPr>
        <w:t>的方法学改进与</w:t>
      </w:r>
      <w:r w:rsidR="00C94F38">
        <w:rPr>
          <w:rStyle w:val="fontstyle01"/>
          <w:rFonts w:ascii="Times New Roman" w:hAnsi="Times New Roman" w:cs="Times New Roman" w:hint="default"/>
        </w:rPr>
        <w:t>理论</w:t>
      </w:r>
      <w:r w:rsidR="00DA15EC">
        <w:rPr>
          <w:rStyle w:val="fontstyle01"/>
          <w:rFonts w:ascii="Times New Roman" w:hAnsi="Times New Roman" w:cs="Times New Roman" w:hint="default"/>
        </w:rPr>
        <w:t>探究</w:t>
      </w:r>
      <w:r w:rsidR="00E41CF1" w:rsidRPr="00E41CF1">
        <w:rPr>
          <w:rStyle w:val="fontstyle01"/>
          <w:rFonts w:ascii="Times New Roman" w:hAnsi="Times New Roman" w:cs="Times New Roman" w:hint="default"/>
        </w:rPr>
        <w:t>。</w:t>
      </w:r>
      <w:r w:rsidR="001B5F90">
        <w:rPr>
          <w:rStyle w:val="fontstyle01"/>
          <w:rFonts w:ascii="Times New Roman" w:hAnsi="Times New Roman" w:cs="Times New Roman" w:hint="default"/>
        </w:rPr>
        <w:t>显而易见</w:t>
      </w:r>
      <w:r w:rsidR="000070E0">
        <w:rPr>
          <w:rStyle w:val="fontstyle01"/>
          <w:rFonts w:ascii="Times New Roman" w:hAnsi="Times New Roman" w:cs="Times New Roman" w:hint="default"/>
        </w:rPr>
        <w:t>，微生物样品的收集、</w:t>
      </w:r>
      <w:r w:rsidR="000070E0">
        <w:rPr>
          <w:rStyle w:val="fontstyle01"/>
          <w:rFonts w:ascii="Times New Roman" w:hAnsi="Times New Roman" w:cs="Times New Roman" w:hint="default"/>
        </w:rPr>
        <w:t>DNA</w:t>
      </w:r>
      <w:r w:rsidR="000070E0">
        <w:rPr>
          <w:rStyle w:val="fontstyle01"/>
          <w:rFonts w:ascii="Times New Roman" w:hAnsi="Times New Roman" w:cs="Times New Roman" w:hint="default"/>
        </w:rPr>
        <w:t>提取以及宏基因组测序等过程会</w:t>
      </w:r>
      <w:r w:rsidR="00B256C0">
        <w:rPr>
          <w:rStyle w:val="fontstyle01"/>
          <w:rFonts w:ascii="Times New Roman" w:hAnsi="Times New Roman" w:cs="Times New Roman" w:hint="default"/>
        </w:rPr>
        <w:t>对</w:t>
      </w:r>
      <w:r w:rsidR="001B5F90">
        <w:rPr>
          <w:rStyle w:val="fontstyle01"/>
          <w:rFonts w:ascii="Times New Roman" w:hAnsi="Times New Roman" w:cs="Times New Roman" w:hint="default"/>
        </w:rPr>
        <w:t>组学研究</w:t>
      </w:r>
      <w:r w:rsidR="008B639C">
        <w:rPr>
          <w:rStyle w:val="fontstyle01"/>
          <w:rFonts w:ascii="Times New Roman" w:hAnsi="Times New Roman" w:cs="Times New Roman" w:hint="default"/>
        </w:rPr>
        <w:t>结果产生影响，因此</w:t>
      </w:r>
      <w:r w:rsidR="001B5F90">
        <w:rPr>
          <w:rStyle w:val="fontstyle01"/>
          <w:rFonts w:ascii="Times New Roman" w:hAnsi="Times New Roman" w:cs="Times New Roman" w:hint="default"/>
        </w:rPr>
        <w:t>在</w:t>
      </w:r>
      <w:r w:rsidR="00B256C0">
        <w:rPr>
          <w:rStyle w:val="fontstyle01"/>
          <w:rFonts w:ascii="Times New Roman" w:hAnsi="Times New Roman" w:cs="Times New Roman" w:hint="default"/>
        </w:rPr>
        <w:t>制定</w:t>
      </w:r>
      <w:r w:rsidR="008B639C">
        <w:rPr>
          <w:rStyle w:val="fontstyle01"/>
          <w:rFonts w:ascii="Times New Roman" w:hAnsi="Times New Roman" w:cs="Times New Roman" w:hint="default"/>
        </w:rPr>
        <w:t>标准规范化的操作</w:t>
      </w:r>
      <w:r w:rsidR="00B256C0">
        <w:rPr>
          <w:rStyle w:val="fontstyle01"/>
          <w:rFonts w:ascii="Times New Roman" w:hAnsi="Times New Roman" w:cs="Times New Roman" w:hint="default"/>
        </w:rPr>
        <w:t>流程</w:t>
      </w:r>
      <w:r w:rsidR="001B5F90">
        <w:rPr>
          <w:rStyle w:val="fontstyle01"/>
          <w:rFonts w:ascii="Times New Roman" w:hAnsi="Times New Roman" w:cs="Times New Roman" w:hint="default"/>
        </w:rPr>
        <w:t>的</w:t>
      </w:r>
      <w:r w:rsidR="00B256C0">
        <w:rPr>
          <w:rStyle w:val="fontstyle01"/>
          <w:rFonts w:ascii="Times New Roman" w:hAnsi="Times New Roman" w:cs="Times New Roman" w:hint="default"/>
        </w:rPr>
        <w:t>同时</w:t>
      </w:r>
      <w:r w:rsidR="001B5F90">
        <w:rPr>
          <w:rStyle w:val="fontstyle01"/>
          <w:rFonts w:ascii="Times New Roman" w:hAnsi="Times New Roman" w:cs="Times New Roman" w:hint="default"/>
        </w:rPr>
        <w:t>，</w:t>
      </w:r>
      <w:r w:rsidR="00B256C0">
        <w:rPr>
          <w:rStyle w:val="fontstyle01"/>
          <w:rFonts w:ascii="Times New Roman" w:hAnsi="Times New Roman" w:cs="Times New Roman" w:hint="default"/>
        </w:rPr>
        <w:t>针对不同特点的微生物样品的</w:t>
      </w:r>
      <w:r w:rsidR="00B256C0">
        <w:rPr>
          <w:rStyle w:val="fontstyle01"/>
          <w:rFonts w:ascii="Times New Roman" w:hAnsi="Times New Roman" w:cs="Times New Roman" w:hint="default"/>
        </w:rPr>
        <w:t>D</w:t>
      </w:r>
      <w:r w:rsidR="00DA15EC">
        <w:rPr>
          <w:rStyle w:val="fontstyle01"/>
          <w:rFonts w:ascii="Times New Roman" w:hAnsi="Times New Roman" w:cs="Times New Roman" w:hint="default"/>
        </w:rPr>
        <w:t>NA</w:t>
      </w:r>
      <w:r w:rsidR="00B256C0">
        <w:rPr>
          <w:rStyle w:val="fontstyle01"/>
          <w:rFonts w:ascii="Times New Roman" w:hAnsi="Times New Roman" w:cs="Times New Roman" w:hint="default"/>
        </w:rPr>
        <w:t>提取</w:t>
      </w:r>
      <w:r w:rsidR="001B5F90">
        <w:rPr>
          <w:rStyle w:val="fontstyle01"/>
          <w:rFonts w:ascii="Times New Roman" w:hAnsi="Times New Roman" w:cs="Times New Roman" w:hint="default"/>
        </w:rPr>
        <w:t>等分子生物学流程</w:t>
      </w:r>
      <w:r w:rsidR="00B256C0">
        <w:rPr>
          <w:rStyle w:val="fontstyle01"/>
          <w:rFonts w:ascii="Times New Roman" w:hAnsi="Times New Roman" w:cs="Times New Roman" w:hint="default"/>
        </w:rPr>
        <w:t>进行优化</w:t>
      </w:r>
      <w:r w:rsidR="001B5F90">
        <w:rPr>
          <w:rStyle w:val="fontstyle01"/>
          <w:rFonts w:ascii="Times New Roman" w:hAnsi="Times New Roman" w:cs="Times New Roman" w:hint="default"/>
        </w:rPr>
        <w:t>以</w:t>
      </w:r>
      <w:r w:rsidR="00B256C0">
        <w:rPr>
          <w:rStyle w:val="fontstyle01"/>
          <w:rFonts w:ascii="Times New Roman" w:hAnsi="Times New Roman" w:cs="Times New Roman" w:hint="default"/>
        </w:rPr>
        <w:t>避免</w:t>
      </w:r>
      <w:r w:rsidR="001B5F90">
        <w:rPr>
          <w:rStyle w:val="fontstyle01"/>
          <w:rFonts w:ascii="Times New Roman" w:hAnsi="Times New Roman" w:cs="Times New Roman" w:hint="default"/>
        </w:rPr>
        <w:t>研究结果的</w:t>
      </w:r>
      <w:r w:rsidR="000E3D84">
        <w:rPr>
          <w:rStyle w:val="fontstyle01"/>
          <w:rFonts w:ascii="Times New Roman" w:hAnsi="Times New Roman" w:cs="Times New Roman" w:hint="default"/>
        </w:rPr>
        <w:t>偏差</w:t>
      </w:r>
      <w:r w:rsidR="00B256C0">
        <w:rPr>
          <w:rStyle w:val="fontstyle01"/>
          <w:rFonts w:ascii="Times New Roman" w:hAnsi="Times New Roman" w:cs="Times New Roman" w:hint="default"/>
        </w:rPr>
        <w:t>是必要的</w:t>
      </w:r>
      <w:r w:rsidR="00DA15EC" w:rsidRPr="006D0E00">
        <w:rPr>
          <w:rStyle w:val="fontstyle01"/>
          <w:rFonts w:ascii="Times New Roman" w:hAnsi="Times New Roman" w:cs="Times New Roman" w:hint="default"/>
          <w:noProof/>
          <w:vertAlign w:val="superscript"/>
        </w:rPr>
        <w:t>1</w:t>
      </w:r>
      <w:r w:rsidR="00B256C0">
        <w:rPr>
          <w:rStyle w:val="fontstyle01"/>
          <w:rFonts w:ascii="Times New Roman" w:hAnsi="Times New Roman" w:cs="Times New Roman" w:hint="default"/>
        </w:rPr>
        <w:t>。</w:t>
      </w:r>
      <w:r w:rsidR="000742E1">
        <w:rPr>
          <w:rStyle w:val="fontstyle01"/>
          <w:rFonts w:ascii="Times New Roman" w:hAnsi="Times New Roman" w:cs="Times New Roman" w:hint="default"/>
        </w:rPr>
        <w:t>目前</w:t>
      </w:r>
      <w:r w:rsidR="00EA6D3F">
        <w:rPr>
          <w:rStyle w:val="fontstyle01"/>
          <w:rFonts w:ascii="Times New Roman" w:hAnsi="Times New Roman" w:cs="Times New Roman" w:hint="default"/>
        </w:rPr>
        <w:t>领域</w:t>
      </w:r>
      <w:r w:rsidR="000742E1">
        <w:rPr>
          <w:rStyle w:val="fontstyle01"/>
          <w:rFonts w:ascii="Times New Roman" w:hAnsi="Times New Roman" w:cs="Times New Roman" w:hint="default"/>
        </w:rPr>
        <w:t>学者</w:t>
      </w:r>
      <w:r w:rsidR="00EA6D3F">
        <w:rPr>
          <w:rStyle w:val="fontstyle01"/>
          <w:rFonts w:ascii="Times New Roman" w:hAnsi="Times New Roman" w:cs="Times New Roman" w:hint="default"/>
        </w:rPr>
        <w:t>可较为容易的</w:t>
      </w:r>
      <w:r w:rsidR="000742E1">
        <w:rPr>
          <w:rStyle w:val="fontstyle01"/>
          <w:rFonts w:ascii="Times New Roman" w:hAnsi="Times New Roman" w:cs="Times New Roman" w:hint="default"/>
        </w:rPr>
        <w:t>通过</w:t>
      </w:r>
      <w:r w:rsidR="000742E1" w:rsidRPr="000742E1">
        <w:rPr>
          <w:rStyle w:val="fontstyle01"/>
          <w:rFonts w:ascii="Times New Roman" w:hAnsi="Times New Roman" w:cs="Times New Roman" w:hint="default"/>
        </w:rPr>
        <w:t>宏</w:t>
      </w:r>
      <w:r w:rsidR="000742E1">
        <w:rPr>
          <w:rStyle w:val="fontstyle01"/>
          <w:rFonts w:ascii="Times New Roman" w:hAnsi="Times New Roman" w:cs="Times New Roman" w:hint="default"/>
        </w:rPr>
        <w:t>基因组</w:t>
      </w:r>
      <w:r w:rsidR="00EA6D3F">
        <w:rPr>
          <w:rStyle w:val="fontstyle01"/>
          <w:rFonts w:ascii="Times New Roman" w:hAnsi="Times New Roman" w:cs="Times New Roman" w:hint="default"/>
        </w:rPr>
        <w:t>组装重构大量</w:t>
      </w:r>
      <w:r w:rsidR="000742E1">
        <w:rPr>
          <w:rStyle w:val="fontstyle01"/>
          <w:rFonts w:ascii="Times New Roman" w:hAnsi="Times New Roman" w:cs="Times New Roman" w:hint="default"/>
        </w:rPr>
        <w:t>基因组</w:t>
      </w:r>
      <w:r w:rsidR="00EA6D3F">
        <w:rPr>
          <w:rStyle w:val="fontstyle01"/>
          <w:rFonts w:ascii="Times New Roman" w:hAnsi="Times New Roman" w:cs="Times New Roman" w:hint="default"/>
        </w:rPr>
        <w:t>草图（</w:t>
      </w:r>
      <w:r w:rsidR="00EA6D3F">
        <w:rPr>
          <w:rStyle w:val="fontstyle01"/>
          <w:rFonts w:ascii="Times New Roman" w:hAnsi="Times New Roman" w:cs="Times New Roman" w:hint="default"/>
        </w:rPr>
        <w:t>MAGs</w:t>
      </w:r>
      <w:r w:rsidR="00EA6D3F">
        <w:rPr>
          <w:rStyle w:val="fontstyle01"/>
          <w:rFonts w:ascii="Times New Roman" w:hAnsi="Times New Roman" w:cs="Times New Roman" w:hint="default"/>
        </w:rPr>
        <w:t>）。尽管通过未培养微生物基因组学分析</w:t>
      </w:r>
      <w:r w:rsidR="00EA6D3F">
        <w:rPr>
          <w:rStyle w:val="fontstyle01"/>
          <w:rFonts w:ascii="Times New Roman" w:hAnsi="Times New Roman" w:cs="Times New Roman" w:hint="default"/>
        </w:rPr>
        <w:lastRenderedPageBreak/>
        <w:t>可有效预测其功能与</w:t>
      </w:r>
      <w:r w:rsidR="000742E1" w:rsidRPr="000742E1">
        <w:rPr>
          <w:rStyle w:val="fontstyle01"/>
          <w:rFonts w:ascii="Times New Roman" w:hAnsi="Times New Roman" w:cs="Times New Roman" w:hint="default"/>
        </w:rPr>
        <w:t>代谢</w:t>
      </w:r>
      <w:r w:rsidR="00EA6D3F">
        <w:rPr>
          <w:rStyle w:val="fontstyle01"/>
          <w:rFonts w:ascii="Times New Roman" w:hAnsi="Times New Roman" w:cs="Times New Roman" w:hint="default"/>
        </w:rPr>
        <w:t>潜能以及微生物群落内物种相互作用，</w:t>
      </w:r>
      <w:r w:rsidR="000742E1">
        <w:rPr>
          <w:rStyle w:val="fontstyle01"/>
          <w:rFonts w:ascii="Times New Roman" w:hAnsi="Times New Roman" w:cs="Times New Roman" w:hint="default"/>
        </w:rPr>
        <w:t>但是</w:t>
      </w:r>
      <w:r w:rsidR="00EA6D3F">
        <w:rPr>
          <w:rStyle w:val="fontstyle01"/>
          <w:rFonts w:ascii="Times New Roman" w:hAnsi="Times New Roman" w:cs="Times New Roman" w:hint="default"/>
        </w:rPr>
        <w:t>DNA</w:t>
      </w:r>
      <w:r w:rsidR="00EA6D3F">
        <w:rPr>
          <w:rStyle w:val="fontstyle01"/>
          <w:rFonts w:ascii="Times New Roman" w:hAnsi="Times New Roman" w:cs="Times New Roman" w:hint="default"/>
        </w:rPr>
        <w:t>水平的潜能不等同于功能与</w:t>
      </w:r>
      <w:r w:rsidR="000742E1" w:rsidRPr="000742E1">
        <w:rPr>
          <w:rStyle w:val="fontstyle01"/>
          <w:rFonts w:ascii="Times New Roman" w:hAnsi="Times New Roman" w:cs="Times New Roman" w:hint="default"/>
        </w:rPr>
        <w:t>活性</w:t>
      </w:r>
      <w:r w:rsidR="00AB526F">
        <w:rPr>
          <w:rStyle w:val="fontstyle01"/>
          <w:rFonts w:ascii="Times New Roman" w:hAnsi="Times New Roman" w:cs="Times New Roman" w:hint="default"/>
        </w:rPr>
        <w:t>。因此，</w:t>
      </w:r>
      <w:r w:rsidR="00EA6D3F">
        <w:rPr>
          <w:rStyle w:val="fontstyle01"/>
          <w:rFonts w:ascii="Times New Roman" w:hAnsi="Times New Roman" w:cs="Times New Roman" w:hint="default"/>
        </w:rPr>
        <w:t>迫切需要新的微生物组学研究手段实现微生物组成与功能的耦合研究</w:t>
      </w:r>
      <w:r w:rsidR="000742E1" w:rsidRPr="000742E1">
        <w:rPr>
          <w:rStyle w:val="fontstyle01"/>
          <w:rFonts w:ascii="Times New Roman" w:hAnsi="Times New Roman" w:cs="Times New Roman" w:hint="default"/>
        </w:rPr>
        <w:t>。</w:t>
      </w:r>
      <w:r w:rsidR="00EA6D3F">
        <w:rPr>
          <w:rStyle w:val="fontstyle01"/>
          <w:rFonts w:ascii="Times New Roman" w:hAnsi="Times New Roman" w:cs="Times New Roman" w:hint="default"/>
        </w:rPr>
        <w:t>鉴于此</w:t>
      </w:r>
      <w:r w:rsidR="000742E1" w:rsidRPr="000742E1">
        <w:rPr>
          <w:rStyle w:val="fontstyle01"/>
          <w:rFonts w:ascii="Times New Roman" w:hAnsi="Times New Roman" w:cs="Times New Roman" w:hint="default"/>
        </w:rPr>
        <w:t>，需要进行更多的研究以提供原位生理功能测定</w:t>
      </w:r>
      <w:r w:rsidR="000742E1">
        <w:rPr>
          <w:rStyle w:val="fontstyle01"/>
          <w:rFonts w:ascii="Times New Roman" w:hAnsi="Times New Roman" w:cs="Times New Roman" w:hint="default"/>
        </w:rPr>
        <w:t>，</w:t>
      </w:r>
      <w:r w:rsidR="000742E1" w:rsidRPr="000742E1">
        <w:rPr>
          <w:rStyle w:val="fontstyle01"/>
          <w:rFonts w:ascii="Times New Roman" w:hAnsi="Times New Roman" w:cs="Times New Roman" w:hint="default"/>
        </w:rPr>
        <w:t>将</w:t>
      </w:r>
      <w:r w:rsidR="00EA6D3F">
        <w:rPr>
          <w:rStyle w:val="fontstyle01"/>
          <w:rFonts w:ascii="Times New Roman" w:hAnsi="Times New Roman" w:cs="Times New Roman" w:hint="default"/>
        </w:rPr>
        <w:t>微生物群落的物种与</w:t>
      </w:r>
      <w:r w:rsidR="000742E1" w:rsidRPr="000742E1">
        <w:rPr>
          <w:rStyle w:val="fontstyle01"/>
          <w:rFonts w:ascii="Times New Roman" w:hAnsi="Times New Roman" w:cs="Times New Roman" w:hint="default"/>
        </w:rPr>
        <w:t>基因</w:t>
      </w:r>
      <w:r w:rsidR="00EA6D3F">
        <w:rPr>
          <w:rStyle w:val="fontstyle01"/>
          <w:rFonts w:ascii="Times New Roman" w:hAnsi="Times New Roman" w:cs="Times New Roman" w:hint="default"/>
        </w:rPr>
        <w:t>多样性信息</w:t>
      </w:r>
      <w:r w:rsidR="000742E1" w:rsidRPr="000742E1">
        <w:rPr>
          <w:rStyle w:val="fontstyle01"/>
          <w:rFonts w:ascii="Times New Roman" w:hAnsi="Times New Roman" w:cs="Times New Roman" w:hint="default"/>
        </w:rPr>
        <w:t>与</w:t>
      </w:r>
      <w:r w:rsidR="00EA6D3F">
        <w:rPr>
          <w:rStyle w:val="fontstyle01"/>
          <w:rFonts w:ascii="Times New Roman" w:hAnsi="Times New Roman" w:cs="Times New Roman" w:hint="default"/>
        </w:rPr>
        <w:t>真实</w:t>
      </w:r>
      <w:r w:rsidR="000742E1" w:rsidRPr="000742E1">
        <w:rPr>
          <w:rStyle w:val="fontstyle01"/>
          <w:rFonts w:ascii="Times New Roman" w:hAnsi="Times New Roman" w:cs="Times New Roman" w:hint="default"/>
        </w:rPr>
        <w:t>功能</w:t>
      </w:r>
      <w:r w:rsidR="00EA6D3F">
        <w:rPr>
          <w:rStyle w:val="fontstyle01"/>
          <w:rFonts w:ascii="Times New Roman" w:hAnsi="Times New Roman" w:cs="Times New Roman" w:hint="default"/>
        </w:rPr>
        <w:t>进行关联</w:t>
      </w:r>
      <w:r w:rsidR="000742E1" w:rsidRPr="000742E1">
        <w:rPr>
          <w:rStyle w:val="fontstyle01"/>
          <w:rFonts w:ascii="Times New Roman" w:hAnsi="Times New Roman" w:cs="Times New Roman" w:hint="default"/>
        </w:rPr>
        <w:t>。目前已</w:t>
      </w:r>
      <w:r w:rsidR="000742E1">
        <w:rPr>
          <w:rStyle w:val="fontstyle01"/>
          <w:rFonts w:ascii="Times New Roman" w:hAnsi="Times New Roman" w:cs="Times New Roman" w:hint="default"/>
        </w:rPr>
        <w:t>有</w:t>
      </w:r>
      <w:r w:rsidR="000742E1" w:rsidRPr="000742E1">
        <w:rPr>
          <w:rStyle w:val="fontstyle01"/>
          <w:rFonts w:ascii="Times New Roman" w:hAnsi="Times New Roman" w:cs="Times New Roman" w:hint="default"/>
        </w:rPr>
        <w:t>多种方法</w:t>
      </w:r>
      <w:r w:rsidR="000742E1">
        <w:rPr>
          <w:rStyle w:val="fontstyle01"/>
          <w:rFonts w:ascii="Times New Roman" w:hAnsi="Times New Roman" w:cs="Times New Roman" w:hint="default"/>
        </w:rPr>
        <w:t>可以用来</w:t>
      </w:r>
      <w:r w:rsidR="000742E1" w:rsidRPr="000742E1">
        <w:rPr>
          <w:rStyle w:val="fontstyle01"/>
          <w:rFonts w:ascii="Times New Roman" w:hAnsi="Times New Roman" w:cs="Times New Roman" w:hint="default"/>
        </w:rPr>
        <w:t>量化</w:t>
      </w:r>
      <w:r w:rsidR="000742E1">
        <w:rPr>
          <w:rStyle w:val="fontstyle01"/>
          <w:rFonts w:ascii="Times New Roman" w:hAnsi="Times New Roman" w:cs="Times New Roman" w:hint="default"/>
        </w:rPr>
        <w:t>微生物群落的活性，例如</w:t>
      </w:r>
      <w:r w:rsidR="000742E1" w:rsidRPr="000742E1">
        <w:rPr>
          <w:rStyle w:val="fontstyle01"/>
          <w:rFonts w:ascii="Times New Roman" w:hAnsi="Times New Roman" w:cs="Times New Roman" w:hint="default"/>
        </w:rPr>
        <w:t>稳定</w:t>
      </w:r>
      <w:r w:rsidR="00EA6D3F">
        <w:rPr>
          <w:rStyle w:val="fontstyle01"/>
          <w:rFonts w:ascii="Times New Roman" w:hAnsi="Times New Roman" w:cs="Times New Roman" w:hint="default"/>
        </w:rPr>
        <w:t>性</w:t>
      </w:r>
      <w:r w:rsidR="000742E1" w:rsidRPr="000742E1">
        <w:rPr>
          <w:rStyle w:val="fontstyle01"/>
          <w:rFonts w:ascii="Times New Roman" w:hAnsi="Times New Roman" w:cs="Times New Roman" w:hint="default"/>
        </w:rPr>
        <w:t>同位素探针</w:t>
      </w:r>
      <w:r w:rsidR="00EA6D3F">
        <w:rPr>
          <w:rStyle w:val="fontstyle01"/>
          <w:rFonts w:ascii="Times New Roman" w:hAnsi="Times New Roman" w:cs="Times New Roman" w:hint="default"/>
        </w:rPr>
        <w:t>技术</w:t>
      </w:r>
      <w:r w:rsidR="000742E1" w:rsidRPr="000742E1">
        <w:rPr>
          <w:rStyle w:val="fontstyle01"/>
          <w:rFonts w:ascii="Times New Roman" w:hAnsi="Times New Roman" w:cs="Times New Roman" w:hint="default"/>
        </w:rPr>
        <w:t>、转录组学、</w:t>
      </w:r>
      <w:r w:rsidR="00C940A3">
        <w:rPr>
          <w:rStyle w:val="fontstyle01"/>
          <w:rFonts w:ascii="Times New Roman" w:hAnsi="Times New Roman" w:cs="Times New Roman" w:hint="default"/>
        </w:rPr>
        <w:t>培养组学、</w:t>
      </w:r>
      <w:r w:rsidR="000742E1" w:rsidRPr="000742E1">
        <w:rPr>
          <w:rStyle w:val="fontstyle01"/>
          <w:rFonts w:ascii="Times New Roman" w:hAnsi="Times New Roman" w:cs="Times New Roman" w:hint="default"/>
        </w:rPr>
        <w:t>代谢组学和蛋白质组学</w:t>
      </w:r>
      <w:ins w:id="54" w:author="Liu Yong-Xin" w:date="2020-12-27T23:19:00Z">
        <w:r w:rsidR="0056713A">
          <w:rPr>
            <w:rStyle w:val="fontstyle01"/>
            <w:rFonts w:ascii="Times New Roman" w:hAnsi="Times New Roman" w:cs="Times New Roman" w:hint="default"/>
          </w:rPr>
          <w:t>(</w:t>
        </w:r>
        <w:r w:rsidR="0056713A">
          <w:rPr>
            <w:rStyle w:val="fontstyle01"/>
            <w:rFonts w:ascii="Times New Roman" w:hAnsi="Times New Roman" w:cs="Times New Roman" w:hint="default"/>
          </w:rPr>
          <w:t>引文</w:t>
        </w:r>
        <w:r w:rsidR="0056713A">
          <w:rPr>
            <w:rStyle w:val="fontstyle01"/>
            <w:rFonts w:ascii="Times New Roman" w:hAnsi="Times New Roman" w:cs="Times New Roman" w:hint="default"/>
          </w:rPr>
          <w:t>)</w:t>
        </w:r>
      </w:ins>
      <w:r w:rsidR="000742E1" w:rsidRPr="000742E1">
        <w:rPr>
          <w:rStyle w:val="fontstyle01"/>
          <w:rFonts w:ascii="Times New Roman" w:hAnsi="Times New Roman" w:cs="Times New Roman" w:hint="default"/>
        </w:rPr>
        <w:t>。</w:t>
      </w:r>
      <w:r w:rsidR="00C940A3">
        <w:rPr>
          <w:rStyle w:val="fontstyle01"/>
          <w:rFonts w:ascii="Times New Roman" w:hAnsi="Times New Roman" w:cs="Times New Roman" w:hint="default"/>
        </w:rPr>
        <w:t>随着更多的表征手段和</w:t>
      </w:r>
      <w:r w:rsidR="00EA6D3F">
        <w:rPr>
          <w:rStyle w:val="fontstyle01"/>
          <w:rFonts w:ascii="Times New Roman" w:hAnsi="Times New Roman" w:cs="Times New Roman" w:hint="default"/>
        </w:rPr>
        <w:t>新</w:t>
      </w:r>
      <w:r w:rsidR="00C940A3">
        <w:rPr>
          <w:rStyle w:val="fontstyle01"/>
          <w:rFonts w:ascii="Times New Roman" w:hAnsi="Times New Roman" w:cs="Times New Roman" w:hint="default"/>
        </w:rPr>
        <w:t>方法的</w:t>
      </w:r>
      <w:r w:rsidR="00EA6D3F">
        <w:rPr>
          <w:rStyle w:val="fontstyle01"/>
          <w:rFonts w:ascii="Times New Roman" w:hAnsi="Times New Roman" w:cs="Times New Roman" w:hint="default"/>
        </w:rPr>
        <w:t>有机</w:t>
      </w:r>
      <w:r w:rsidR="00C940A3">
        <w:rPr>
          <w:rStyle w:val="fontstyle01"/>
          <w:rFonts w:ascii="Times New Roman" w:hAnsi="Times New Roman" w:cs="Times New Roman" w:hint="default"/>
        </w:rPr>
        <w:t>结合，</w:t>
      </w:r>
      <w:r w:rsidR="00C940A3" w:rsidRPr="00C940A3">
        <w:rPr>
          <w:rStyle w:val="fontstyle01"/>
          <w:rFonts w:ascii="Times New Roman" w:hAnsi="Times New Roman" w:cs="Times New Roman" w:hint="default"/>
        </w:rPr>
        <w:t>宏基因组学</w:t>
      </w:r>
      <w:r w:rsidR="00C940A3">
        <w:rPr>
          <w:rStyle w:val="fontstyle01"/>
          <w:rFonts w:ascii="Times New Roman" w:hAnsi="Times New Roman" w:cs="Times New Roman" w:hint="default"/>
        </w:rPr>
        <w:t>必将为</w:t>
      </w:r>
      <w:r w:rsidR="00C940A3" w:rsidRPr="00C940A3">
        <w:rPr>
          <w:rStyle w:val="fontstyle01"/>
          <w:rFonts w:ascii="Times New Roman" w:hAnsi="Times New Roman" w:cs="Times New Roman" w:hint="default"/>
        </w:rPr>
        <w:t>环境微生物学</w:t>
      </w:r>
      <w:r w:rsidR="00EA6D3F">
        <w:rPr>
          <w:rStyle w:val="fontstyle01"/>
          <w:rFonts w:ascii="Times New Roman" w:hAnsi="Times New Roman" w:cs="Times New Roman" w:hint="default"/>
        </w:rPr>
        <w:t>领域</w:t>
      </w:r>
      <w:r w:rsidR="00C940A3">
        <w:rPr>
          <w:rStyle w:val="fontstyle01"/>
          <w:rFonts w:ascii="Times New Roman" w:hAnsi="Times New Roman" w:cs="Times New Roman" w:hint="default"/>
        </w:rPr>
        <w:t>研究带来更多的</w:t>
      </w:r>
      <w:r w:rsidR="00C940A3" w:rsidRPr="00C940A3">
        <w:rPr>
          <w:rStyle w:val="fontstyle01"/>
          <w:rFonts w:ascii="Times New Roman" w:hAnsi="Times New Roman" w:cs="Times New Roman" w:hint="default"/>
        </w:rPr>
        <w:t>新发现</w:t>
      </w:r>
      <w:r w:rsidR="00EA6D3F">
        <w:rPr>
          <w:rStyle w:val="fontstyle01"/>
          <w:rFonts w:ascii="Times New Roman" w:hAnsi="Times New Roman" w:cs="Times New Roman" w:hint="default"/>
        </w:rPr>
        <w:t>和新惊喜</w:t>
      </w:r>
      <w:r w:rsidR="00C940A3">
        <w:rPr>
          <w:rStyle w:val="fontstyle01"/>
          <w:rFonts w:ascii="Times New Roman" w:hAnsi="Times New Roman" w:cs="Times New Roman" w:hint="default"/>
        </w:rPr>
        <w:t>。</w:t>
      </w:r>
    </w:p>
    <w:p w14:paraId="794EE0B7" w14:textId="77777777" w:rsidR="0020710D" w:rsidRDefault="0020710D" w:rsidP="009B6CF1">
      <w:pPr>
        <w:spacing w:before="240" w:after="120"/>
        <w:ind w:firstLineChars="200" w:firstLine="480"/>
        <w:jc w:val="left"/>
        <w:rPr>
          <w:rStyle w:val="fontstyle01"/>
          <w:rFonts w:ascii="Times New Roman" w:hAnsi="Times New Roman" w:cs="Times New Roman" w:hint="default"/>
        </w:rPr>
      </w:pPr>
    </w:p>
    <w:p w14:paraId="620FC2F1" w14:textId="77777777" w:rsidR="000742E1" w:rsidRPr="0020710D" w:rsidRDefault="00C940A3" w:rsidP="009B6CF1">
      <w:pPr>
        <w:spacing w:before="240" w:after="120"/>
        <w:jc w:val="left"/>
        <w:rPr>
          <w:rStyle w:val="fontstyle01"/>
          <w:rFonts w:ascii="Times New Roman" w:hAnsi="Times New Roman" w:cs="Times New Roman" w:hint="default"/>
        </w:rPr>
      </w:pPr>
      <w:r>
        <w:rPr>
          <w:rStyle w:val="fontstyle01"/>
          <w:rFonts w:ascii="Times New Roman" w:hAnsi="Times New Roman" w:cs="Times New Roman" w:hint="default"/>
        </w:rPr>
        <w:t>参考文献：</w:t>
      </w:r>
    </w:p>
    <w:p w14:paraId="22B57180" w14:textId="77777777" w:rsidR="0007668D" w:rsidRPr="0007668D" w:rsidRDefault="006D0E00" w:rsidP="0007668D">
      <w:pPr>
        <w:pStyle w:val="EndNoteBibliography"/>
        <w:ind w:left="720" w:hanging="720"/>
      </w:pPr>
      <w:r>
        <w:rPr>
          <w:rFonts w:ascii="Times New Roman" w:hAnsi="Times New Roman" w:cs="Times New Roman"/>
        </w:rPr>
        <w:fldChar w:fldCharType="begin"/>
      </w:r>
      <w:r>
        <w:rPr>
          <w:rFonts w:ascii="Times New Roman" w:hAnsi="Times New Roman" w:cs="Times New Roman"/>
        </w:rPr>
        <w:instrText xml:space="preserve"> ADDIN EN.REFLIST </w:instrText>
      </w:r>
      <w:r>
        <w:rPr>
          <w:rFonts w:ascii="Times New Roman" w:hAnsi="Times New Roman" w:cs="Times New Roman"/>
        </w:rPr>
        <w:fldChar w:fldCharType="separate"/>
      </w:r>
      <w:r w:rsidR="0007668D" w:rsidRPr="0007668D">
        <w:t>1</w:t>
      </w:r>
      <w:r w:rsidR="0007668D" w:rsidRPr="0007668D">
        <w:tab/>
        <w:t xml:space="preserve">Ju, F. &amp; Zhang, T. Experimental design and bioinformatics analysis for the application of metagenomics in environmental sciences and biotechnology. </w:t>
      </w:r>
      <w:r w:rsidR="0007668D" w:rsidRPr="0007668D">
        <w:rPr>
          <w:i/>
        </w:rPr>
        <w:t>Environ. Sci. Technol.</w:t>
      </w:r>
      <w:r w:rsidR="0007668D" w:rsidRPr="0007668D">
        <w:t xml:space="preserve"> </w:t>
      </w:r>
      <w:r w:rsidR="0007668D" w:rsidRPr="0007668D">
        <w:rPr>
          <w:b/>
        </w:rPr>
        <w:t>49</w:t>
      </w:r>
      <w:r w:rsidR="0007668D" w:rsidRPr="0007668D">
        <w:t>, 12628-12640 (2015).</w:t>
      </w:r>
    </w:p>
    <w:p w14:paraId="224628B7" w14:textId="77777777" w:rsidR="0007668D" w:rsidRPr="0007668D" w:rsidRDefault="0007668D" w:rsidP="0007668D">
      <w:pPr>
        <w:pStyle w:val="EndNoteBibliography"/>
        <w:ind w:left="720" w:hanging="720"/>
      </w:pPr>
      <w:r w:rsidRPr="0007668D">
        <w:t>2</w:t>
      </w:r>
      <w:r w:rsidRPr="0007668D">
        <w:tab/>
        <w:t>Liu, Y.-X.</w:t>
      </w:r>
      <w:r w:rsidRPr="0007668D">
        <w:rPr>
          <w:i/>
        </w:rPr>
        <w:t xml:space="preserve"> et al.</w:t>
      </w:r>
      <w:r w:rsidRPr="0007668D">
        <w:t xml:space="preserve"> A practical guide to amplicon and metagenomic analysis of microbiome data. </w:t>
      </w:r>
      <w:r w:rsidRPr="0007668D">
        <w:rPr>
          <w:i/>
        </w:rPr>
        <w:t>Protein Cell</w:t>
      </w:r>
      <w:r w:rsidRPr="0007668D">
        <w:t xml:space="preserve"> (2020).</w:t>
      </w:r>
    </w:p>
    <w:p w14:paraId="7B8EA191" w14:textId="77777777" w:rsidR="0007668D" w:rsidRPr="0007668D" w:rsidRDefault="0007668D" w:rsidP="0007668D">
      <w:pPr>
        <w:pStyle w:val="EndNoteBibliography"/>
        <w:ind w:left="720" w:hanging="720"/>
      </w:pPr>
      <w:r w:rsidRPr="0007668D">
        <w:t>3</w:t>
      </w:r>
      <w:r w:rsidRPr="0007668D">
        <w:tab/>
        <w:t xml:space="preserve">Ju, F. &amp; Zhang, T. 16S rRNA gene high-throughput sequencing data mining of microbial diversity and interactions. </w:t>
      </w:r>
      <w:r w:rsidRPr="0007668D">
        <w:rPr>
          <w:i/>
        </w:rPr>
        <w:t>Appl. Microbiol. Biotechnol.</w:t>
      </w:r>
      <w:r w:rsidRPr="0007668D">
        <w:t xml:space="preserve"> </w:t>
      </w:r>
      <w:r w:rsidRPr="0007668D">
        <w:rPr>
          <w:b/>
        </w:rPr>
        <w:t>99</w:t>
      </w:r>
      <w:r w:rsidRPr="0007668D">
        <w:t>, 4119-4129 (2015).</w:t>
      </w:r>
    </w:p>
    <w:p w14:paraId="4EEA7C07" w14:textId="77777777" w:rsidR="0007668D" w:rsidRPr="0007668D" w:rsidRDefault="0007668D" w:rsidP="0007668D">
      <w:pPr>
        <w:pStyle w:val="EndNoteBibliography"/>
        <w:ind w:left="720" w:hanging="720"/>
      </w:pPr>
      <w:r w:rsidRPr="0007668D">
        <w:rPr>
          <w:rFonts w:hint="eastAsia"/>
        </w:rPr>
        <w:t>4</w:t>
      </w:r>
      <w:r w:rsidRPr="0007668D">
        <w:rPr>
          <w:rFonts w:hint="eastAsia"/>
        </w:rPr>
        <w:tab/>
        <w:t xml:space="preserve">刘永鑫, 秦媛, 郭晓璇 &amp; 白洋. 微生物组数据分析方法与应用. </w:t>
      </w:r>
      <w:r w:rsidRPr="0007668D">
        <w:rPr>
          <w:rFonts w:hint="eastAsia"/>
          <w:i/>
        </w:rPr>
        <w:t>遗传</w:t>
      </w:r>
      <w:r w:rsidRPr="0007668D">
        <w:rPr>
          <w:rFonts w:hint="eastAsia"/>
        </w:rPr>
        <w:t xml:space="preserve"> </w:t>
      </w:r>
      <w:r w:rsidRPr="0007668D">
        <w:rPr>
          <w:rFonts w:hint="eastAsia"/>
          <w:b/>
        </w:rPr>
        <w:t>41</w:t>
      </w:r>
      <w:r w:rsidRPr="0007668D">
        <w:rPr>
          <w:rFonts w:hint="eastAsia"/>
        </w:rPr>
        <w:t>, 845-862 (2019).</w:t>
      </w:r>
    </w:p>
    <w:p w14:paraId="18FE93BD" w14:textId="77777777" w:rsidR="0007668D" w:rsidRPr="0007668D" w:rsidRDefault="0007668D" w:rsidP="0007668D">
      <w:pPr>
        <w:pStyle w:val="EndNoteBibliography"/>
        <w:ind w:left="720" w:hanging="720"/>
      </w:pPr>
      <w:r w:rsidRPr="0007668D">
        <w:rPr>
          <w:rFonts w:hint="eastAsia"/>
        </w:rPr>
        <w:t>5</w:t>
      </w:r>
      <w:r w:rsidRPr="0007668D">
        <w:rPr>
          <w:rFonts w:hint="eastAsia"/>
        </w:rPr>
        <w:tab/>
        <w:t xml:space="preserve">鞠峰 &amp; 张彤. 活性污泥微生物群落宏组学研究进展. </w:t>
      </w:r>
      <w:r w:rsidRPr="0007668D">
        <w:rPr>
          <w:rFonts w:hint="eastAsia"/>
          <w:i/>
        </w:rPr>
        <w:t>微生物学通报</w:t>
      </w:r>
      <w:r w:rsidRPr="0007668D">
        <w:rPr>
          <w:rFonts w:hint="eastAsia"/>
        </w:rPr>
        <w:t xml:space="preserve"> </w:t>
      </w:r>
      <w:r w:rsidRPr="0007668D">
        <w:rPr>
          <w:rFonts w:hint="eastAsia"/>
          <w:b/>
        </w:rPr>
        <w:t>46</w:t>
      </w:r>
      <w:r w:rsidRPr="0007668D">
        <w:rPr>
          <w:rFonts w:hint="eastAsia"/>
        </w:rPr>
        <w:t>, 2038-2052 (2019).</w:t>
      </w:r>
    </w:p>
    <w:p w14:paraId="51C98C6B" w14:textId="77777777" w:rsidR="0007668D" w:rsidRPr="0007668D" w:rsidRDefault="0007668D" w:rsidP="0007668D">
      <w:pPr>
        <w:pStyle w:val="EndNoteBibliography"/>
        <w:ind w:left="720" w:hanging="720"/>
      </w:pPr>
      <w:r w:rsidRPr="0007668D">
        <w:t>6</w:t>
      </w:r>
      <w:r w:rsidRPr="0007668D">
        <w:tab/>
        <w:t xml:space="preserve">Ju, F. &amp; Zhang, T. Bacterial assembly and temporal dynamics in activated sludge of a full-scale municipal wastewater treatment plant. </w:t>
      </w:r>
      <w:r w:rsidRPr="0007668D">
        <w:rPr>
          <w:i/>
        </w:rPr>
        <w:t>The ISME journal</w:t>
      </w:r>
      <w:r w:rsidRPr="0007668D">
        <w:t xml:space="preserve"> </w:t>
      </w:r>
      <w:r w:rsidRPr="0007668D">
        <w:rPr>
          <w:b/>
        </w:rPr>
        <w:t>9</w:t>
      </w:r>
      <w:r w:rsidRPr="0007668D">
        <w:t>, 683 (2015).</w:t>
      </w:r>
    </w:p>
    <w:p w14:paraId="1715C3B6" w14:textId="77777777" w:rsidR="0007668D" w:rsidRPr="0007668D" w:rsidRDefault="0007668D" w:rsidP="0007668D">
      <w:pPr>
        <w:pStyle w:val="EndNoteBibliography"/>
        <w:ind w:left="720" w:hanging="720"/>
      </w:pPr>
      <w:r w:rsidRPr="0007668D">
        <w:t>7</w:t>
      </w:r>
      <w:r w:rsidRPr="0007668D">
        <w:tab/>
        <w:t xml:space="preserve">Ju, F., Xia, Y., Guo, F., Wang, Z. &amp; Zhang, T. Taxonomic relatedness shapes bacterial assembly in activated sludge of globally distributed wastewater treatment plants. </w:t>
      </w:r>
      <w:r w:rsidRPr="0007668D">
        <w:rPr>
          <w:i/>
        </w:rPr>
        <w:t>Environ. Microbiol.</w:t>
      </w:r>
      <w:r w:rsidRPr="0007668D">
        <w:t xml:space="preserve"> </w:t>
      </w:r>
      <w:r w:rsidRPr="0007668D">
        <w:rPr>
          <w:b/>
        </w:rPr>
        <w:t>16</w:t>
      </w:r>
      <w:r w:rsidRPr="0007668D">
        <w:t>, 2421-2432 (2014).</w:t>
      </w:r>
    </w:p>
    <w:p w14:paraId="4758C2DD" w14:textId="77777777" w:rsidR="0007668D" w:rsidRPr="0007668D" w:rsidRDefault="0007668D" w:rsidP="0007668D">
      <w:pPr>
        <w:pStyle w:val="EndNoteBibliography"/>
        <w:ind w:left="720" w:hanging="720"/>
      </w:pPr>
      <w:r w:rsidRPr="0007668D">
        <w:t>8</w:t>
      </w:r>
      <w:r w:rsidRPr="0007668D">
        <w:tab/>
        <w:t>Hu, A.</w:t>
      </w:r>
      <w:r w:rsidRPr="0007668D">
        <w:rPr>
          <w:i/>
        </w:rPr>
        <w:t xml:space="preserve"> et al.</w:t>
      </w:r>
      <w:r w:rsidRPr="0007668D">
        <w:t xml:space="preserve"> Strong impact of anthropogen</w:t>
      </w:r>
      <w:r w:rsidRPr="0007668D">
        <w:rPr>
          <w:rFonts w:hint="eastAsia"/>
        </w:rPr>
        <w:t xml:space="preserve">ic contamination on the co‐occurrence patterns of a riverine microbial community. </w:t>
      </w:r>
      <w:r w:rsidRPr="0007668D">
        <w:rPr>
          <w:rFonts w:hint="eastAsia"/>
          <w:i/>
        </w:rPr>
        <w:t>Environ. Microbiol.</w:t>
      </w:r>
      <w:r w:rsidRPr="0007668D">
        <w:rPr>
          <w:rFonts w:hint="eastAsia"/>
        </w:rPr>
        <w:t xml:space="preserve"> </w:t>
      </w:r>
      <w:r w:rsidRPr="0007668D">
        <w:rPr>
          <w:rFonts w:hint="eastAsia"/>
          <w:b/>
        </w:rPr>
        <w:t>19</w:t>
      </w:r>
      <w:r w:rsidRPr="0007668D">
        <w:rPr>
          <w:rFonts w:hint="eastAsia"/>
        </w:rPr>
        <w:t>, 4993-5009 (2017).</w:t>
      </w:r>
    </w:p>
    <w:p w14:paraId="673DF429" w14:textId="77777777" w:rsidR="0007668D" w:rsidRPr="0007668D" w:rsidRDefault="0007668D" w:rsidP="0007668D">
      <w:pPr>
        <w:pStyle w:val="EndNoteBibliography"/>
        <w:ind w:left="720" w:hanging="720"/>
      </w:pPr>
      <w:r w:rsidRPr="0007668D">
        <w:t>9</w:t>
      </w:r>
      <w:r w:rsidRPr="0007668D">
        <w:tab/>
        <w:t>Tyson, G. W.</w:t>
      </w:r>
      <w:r w:rsidRPr="0007668D">
        <w:rPr>
          <w:i/>
        </w:rPr>
        <w:t xml:space="preserve"> et al.</w:t>
      </w:r>
      <w:r w:rsidRPr="0007668D">
        <w:t xml:space="preserve"> Community structure and metabolism through reconstruction of microbial genomes from the environment. </w:t>
      </w:r>
      <w:r w:rsidRPr="0007668D">
        <w:rPr>
          <w:i/>
        </w:rPr>
        <w:t>Nature</w:t>
      </w:r>
      <w:r w:rsidRPr="0007668D">
        <w:t xml:space="preserve"> </w:t>
      </w:r>
      <w:r w:rsidRPr="0007668D">
        <w:rPr>
          <w:b/>
        </w:rPr>
        <w:t>428</w:t>
      </w:r>
      <w:r w:rsidRPr="0007668D">
        <w:t>, 37-43 (2004).</w:t>
      </w:r>
    </w:p>
    <w:p w14:paraId="204BC144" w14:textId="77777777" w:rsidR="0007668D" w:rsidRPr="0007668D" w:rsidRDefault="0007668D" w:rsidP="0007668D">
      <w:pPr>
        <w:pStyle w:val="EndNoteBibliography"/>
        <w:ind w:left="720" w:hanging="720"/>
      </w:pPr>
      <w:r w:rsidRPr="0007668D">
        <w:t>10</w:t>
      </w:r>
      <w:r w:rsidRPr="0007668D">
        <w:tab/>
        <w:t xml:space="preserve">Castelle, C. J. &amp; Banfield, J. F. Major new microbial groups expand diversity and alter our understanding of the tree of life. </w:t>
      </w:r>
      <w:r w:rsidRPr="0007668D">
        <w:rPr>
          <w:i/>
        </w:rPr>
        <w:t>Cell</w:t>
      </w:r>
      <w:r w:rsidRPr="0007668D">
        <w:t xml:space="preserve"> </w:t>
      </w:r>
      <w:r w:rsidRPr="0007668D">
        <w:rPr>
          <w:b/>
        </w:rPr>
        <w:t>172</w:t>
      </w:r>
      <w:r w:rsidRPr="0007668D">
        <w:t>, 1181-1197 (2018).</w:t>
      </w:r>
    </w:p>
    <w:p w14:paraId="1422AB45" w14:textId="77777777" w:rsidR="0007668D" w:rsidRPr="0007668D" w:rsidRDefault="0007668D" w:rsidP="0007668D">
      <w:pPr>
        <w:pStyle w:val="EndNoteBibliography"/>
        <w:ind w:left="720" w:hanging="720"/>
      </w:pPr>
      <w:r w:rsidRPr="0007668D">
        <w:t>11</w:t>
      </w:r>
      <w:r w:rsidRPr="0007668D">
        <w:tab/>
        <w:t>Brown, C. T.</w:t>
      </w:r>
      <w:r w:rsidRPr="0007668D">
        <w:rPr>
          <w:i/>
        </w:rPr>
        <w:t xml:space="preserve"> et al.</w:t>
      </w:r>
      <w:r w:rsidRPr="0007668D">
        <w:t xml:space="preserve"> Unusual biology across a group comprising more than 15% of domain Bacteria. </w:t>
      </w:r>
      <w:r w:rsidRPr="0007668D">
        <w:rPr>
          <w:i/>
        </w:rPr>
        <w:t>Nature</w:t>
      </w:r>
      <w:r w:rsidRPr="0007668D">
        <w:t xml:space="preserve"> </w:t>
      </w:r>
      <w:r w:rsidRPr="0007668D">
        <w:rPr>
          <w:b/>
        </w:rPr>
        <w:t>523</w:t>
      </w:r>
      <w:r w:rsidRPr="0007668D">
        <w:t>, 208-211 (2015).</w:t>
      </w:r>
    </w:p>
    <w:p w14:paraId="5CFD2DF0" w14:textId="77777777" w:rsidR="0007668D" w:rsidRPr="0007668D" w:rsidRDefault="0007668D" w:rsidP="0007668D">
      <w:pPr>
        <w:pStyle w:val="EndNoteBibliography"/>
        <w:ind w:left="720" w:hanging="720"/>
      </w:pPr>
      <w:r w:rsidRPr="0007668D">
        <w:t>12</w:t>
      </w:r>
      <w:r w:rsidRPr="0007668D">
        <w:tab/>
        <w:t>Eloe-Fadrosh, E. A.</w:t>
      </w:r>
      <w:r w:rsidRPr="0007668D">
        <w:rPr>
          <w:i/>
        </w:rPr>
        <w:t xml:space="preserve"> et al.</w:t>
      </w:r>
      <w:r w:rsidRPr="0007668D">
        <w:t xml:space="preserve"> Global metagenomic survey reveals a new bacterial candidate phylum in geothermal springs. </w:t>
      </w:r>
      <w:r w:rsidRPr="0007668D">
        <w:rPr>
          <w:i/>
        </w:rPr>
        <w:t>Nat. Commun.</w:t>
      </w:r>
      <w:r w:rsidRPr="0007668D">
        <w:t xml:space="preserve"> </w:t>
      </w:r>
      <w:r w:rsidRPr="0007668D">
        <w:rPr>
          <w:b/>
        </w:rPr>
        <w:t>7</w:t>
      </w:r>
      <w:r w:rsidRPr="0007668D">
        <w:t>, 1-10 (2016).</w:t>
      </w:r>
    </w:p>
    <w:p w14:paraId="4FEC47B8" w14:textId="77777777" w:rsidR="0007668D" w:rsidRPr="0007668D" w:rsidRDefault="0007668D" w:rsidP="0007668D">
      <w:pPr>
        <w:pStyle w:val="EndNoteBibliography"/>
        <w:ind w:left="720" w:hanging="720"/>
      </w:pPr>
      <w:r w:rsidRPr="0007668D">
        <w:t>13</w:t>
      </w:r>
      <w:r w:rsidRPr="0007668D">
        <w:tab/>
        <w:t>Burstein, D.</w:t>
      </w:r>
      <w:r w:rsidRPr="0007668D">
        <w:rPr>
          <w:i/>
        </w:rPr>
        <w:t xml:space="preserve"> et al.</w:t>
      </w:r>
      <w:r w:rsidRPr="0007668D">
        <w:t xml:space="preserve"> New CRISPR–Cas systems from uncultivated microbes. </w:t>
      </w:r>
      <w:r w:rsidRPr="0007668D">
        <w:rPr>
          <w:i/>
        </w:rPr>
        <w:t>Nature</w:t>
      </w:r>
      <w:r w:rsidRPr="0007668D">
        <w:t xml:space="preserve"> </w:t>
      </w:r>
      <w:r w:rsidRPr="0007668D">
        <w:rPr>
          <w:b/>
        </w:rPr>
        <w:t>542</w:t>
      </w:r>
      <w:r w:rsidRPr="0007668D">
        <w:t>, 237-241 (2017).</w:t>
      </w:r>
    </w:p>
    <w:p w14:paraId="26567D83" w14:textId="77777777" w:rsidR="0007668D" w:rsidRPr="0007668D" w:rsidRDefault="0007668D" w:rsidP="0007668D">
      <w:pPr>
        <w:pStyle w:val="EndNoteBibliography"/>
        <w:ind w:left="720" w:hanging="720"/>
      </w:pPr>
      <w:r w:rsidRPr="0007668D">
        <w:t>14</w:t>
      </w:r>
      <w:r w:rsidRPr="0007668D">
        <w:tab/>
        <w:t xml:space="preserve">Crits-Christoph, A., Diamond, S., Butterfield, C. N., Thomas, B. C. &amp; Banfield, J. F. Novel soil bacteria possess diverse genes for secondary metabolite biosynthesis. </w:t>
      </w:r>
      <w:r w:rsidRPr="0007668D">
        <w:rPr>
          <w:i/>
        </w:rPr>
        <w:t>Nature</w:t>
      </w:r>
      <w:r w:rsidRPr="0007668D">
        <w:t xml:space="preserve"> </w:t>
      </w:r>
      <w:r w:rsidRPr="0007668D">
        <w:rPr>
          <w:b/>
        </w:rPr>
        <w:t>558</w:t>
      </w:r>
      <w:r w:rsidRPr="0007668D">
        <w:t>, 440-444 (2018).</w:t>
      </w:r>
    </w:p>
    <w:p w14:paraId="513A2ECD" w14:textId="77777777" w:rsidR="0007668D" w:rsidRPr="0007668D" w:rsidRDefault="0007668D" w:rsidP="0007668D">
      <w:pPr>
        <w:pStyle w:val="EndNoteBibliography"/>
        <w:ind w:left="720" w:hanging="720"/>
      </w:pPr>
      <w:r w:rsidRPr="0007668D">
        <w:t>15</w:t>
      </w:r>
      <w:r w:rsidRPr="0007668D">
        <w:tab/>
        <w:t>Hover, B. M.</w:t>
      </w:r>
      <w:r w:rsidRPr="0007668D">
        <w:rPr>
          <w:i/>
        </w:rPr>
        <w:t xml:space="preserve"> et al.</w:t>
      </w:r>
      <w:r w:rsidRPr="0007668D">
        <w:t xml:space="preserve"> Culture-independent discovery of the malacidins as calcium-dependent antibiotics with activity against multidrug-resistant Gram-positive pathogens. </w:t>
      </w:r>
      <w:r w:rsidRPr="0007668D">
        <w:rPr>
          <w:i/>
        </w:rPr>
        <w:t xml:space="preserve">Nature </w:t>
      </w:r>
      <w:r w:rsidRPr="0007668D">
        <w:rPr>
          <w:i/>
        </w:rPr>
        <w:lastRenderedPageBreak/>
        <w:t>microbiology</w:t>
      </w:r>
      <w:r w:rsidRPr="0007668D">
        <w:t xml:space="preserve"> </w:t>
      </w:r>
      <w:r w:rsidRPr="0007668D">
        <w:rPr>
          <w:b/>
        </w:rPr>
        <w:t>3</w:t>
      </w:r>
      <w:r w:rsidRPr="0007668D">
        <w:t>, 415-422 (2018).</w:t>
      </w:r>
    </w:p>
    <w:p w14:paraId="73A25A51" w14:textId="77777777" w:rsidR="0007668D" w:rsidRPr="0007668D" w:rsidRDefault="0007668D" w:rsidP="0007668D">
      <w:pPr>
        <w:pStyle w:val="EndNoteBibliography"/>
        <w:ind w:left="720" w:hanging="720"/>
      </w:pPr>
      <w:r w:rsidRPr="0007668D">
        <w:t>16</w:t>
      </w:r>
      <w:r w:rsidRPr="0007668D">
        <w:tab/>
        <w:t>van Kessel, M. A.</w:t>
      </w:r>
      <w:r w:rsidRPr="0007668D">
        <w:rPr>
          <w:i/>
        </w:rPr>
        <w:t xml:space="preserve"> et al.</w:t>
      </w:r>
      <w:r w:rsidRPr="0007668D">
        <w:t xml:space="preserve"> Complete nitrification by a single microorganism. </w:t>
      </w:r>
      <w:r w:rsidRPr="0007668D">
        <w:rPr>
          <w:i/>
        </w:rPr>
        <w:t>Nature</w:t>
      </w:r>
      <w:r w:rsidRPr="0007668D">
        <w:t xml:space="preserve"> </w:t>
      </w:r>
      <w:r w:rsidRPr="0007668D">
        <w:rPr>
          <w:b/>
        </w:rPr>
        <w:t>528</w:t>
      </w:r>
      <w:r w:rsidRPr="0007668D">
        <w:t>, 555-559 (2015).</w:t>
      </w:r>
    </w:p>
    <w:p w14:paraId="7B2CC127" w14:textId="77777777" w:rsidR="0007668D" w:rsidRPr="0007668D" w:rsidRDefault="0007668D" w:rsidP="0007668D">
      <w:pPr>
        <w:pStyle w:val="EndNoteBibliography"/>
        <w:ind w:left="720" w:hanging="720"/>
      </w:pPr>
      <w:r w:rsidRPr="0007668D">
        <w:t>17</w:t>
      </w:r>
      <w:r w:rsidRPr="0007668D">
        <w:tab/>
        <w:t xml:space="preserve">Williams, T. A., Foster, P. G., Cox, C. J. &amp; Embley, T. M. An archaeal origin of eukaryotes supports only two primary domains of life. </w:t>
      </w:r>
      <w:r w:rsidRPr="0007668D">
        <w:rPr>
          <w:i/>
        </w:rPr>
        <w:t>Nature</w:t>
      </w:r>
      <w:r w:rsidRPr="0007668D">
        <w:t xml:space="preserve"> </w:t>
      </w:r>
      <w:r w:rsidRPr="0007668D">
        <w:rPr>
          <w:b/>
        </w:rPr>
        <w:t>504</w:t>
      </w:r>
      <w:r w:rsidRPr="0007668D">
        <w:t>, 231-236 (2013).</w:t>
      </w:r>
    </w:p>
    <w:p w14:paraId="2B2DC16E" w14:textId="77777777" w:rsidR="0007668D" w:rsidRPr="0007668D" w:rsidRDefault="0007668D" w:rsidP="0007668D">
      <w:pPr>
        <w:pStyle w:val="EndNoteBibliography"/>
        <w:ind w:left="720" w:hanging="720"/>
      </w:pPr>
      <w:r w:rsidRPr="0007668D">
        <w:t>18</w:t>
      </w:r>
      <w:r w:rsidRPr="0007668D">
        <w:tab/>
        <w:t>Spang, A.</w:t>
      </w:r>
      <w:r w:rsidRPr="0007668D">
        <w:rPr>
          <w:i/>
        </w:rPr>
        <w:t xml:space="preserve"> et al.</w:t>
      </w:r>
      <w:r w:rsidRPr="0007668D">
        <w:t xml:space="preserve"> Complex archaea that bridge the gap between prokaryotes and eukaryotes. </w:t>
      </w:r>
      <w:r w:rsidRPr="0007668D">
        <w:rPr>
          <w:i/>
        </w:rPr>
        <w:t>Nature</w:t>
      </w:r>
      <w:r w:rsidRPr="0007668D">
        <w:t xml:space="preserve"> </w:t>
      </w:r>
      <w:r w:rsidRPr="0007668D">
        <w:rPr>
          <w:b/>
        </w:rPr>
        <w:t>521</w:t>
      </w:r>
      <w:r w:rsidRPr="0007668D">
        <w:t>, 173-179 (2015).</w:t>
      </w:r>
    </w:p>
    <w:p w14:paraId="7C39FB62" w14:textId="77777777" w:rsidR="0007668D" w:rsidRPr="0007668D" w:rsidRDefault="0007668D" w:rsidP="0007668D">
      <w:pPr>
        <w:pStyle w:val="EndNoteBibliography"/>
        <w:ind w:left="720" w:hanging="720"/>
      </w:pPr>
      <w:r w:rsidRPr="0007668D">
        <w:t>19</w:t>
      </w:r>
      <w:r w:rsidRPr="0007668D">
        <w:tab/>
        <w:t>Zaremba-Niedzwiedzka, K.</w:t>
      </w:r>
      <w:r w:rsidRPr="0007668D">
        <w:rPr>
          <w:i/>
        </w:rPr>
        <w:t xml:space="preserve"> et al.</w:t>
      </w:r>
      <w:r w:rsidRPr="0007668D">
        <w:t xml:space="preserve"> Asgard archaea illuminate the origin of eukaryotic cellular complexity. </w:t>
      </w:r>
      <w:r w:rsidRPr="0007668D">
        <w:rPr>
          <w:i/>
        </w:rPr>
        <w:t>Nature</w:t>
      </w:r>
      <w:r w:rsidRPr="0007668D">
        <w:t xml:space="preserve"> </w:t>
      </w:r>
      <w:r w:rsidRPr="0007668D">
        <w:rPr>
          <w:b/>
        </w:rPr>
        <w:t>541</w:t>
      </w:r>
      <w:r w:rsidRPr="0007668D">
        <w:t>, 353-358 (2017).</w:t>
      </w:r>
    </w:p>
    <w:p w14:paraId="36D84645" w14:textId="77777777" w:rsidR="0007668D" w:rsidRPr="0007668D" w:rsidRDefault="0007668D" w:rsidP="0007668D">
      <w:pPr>
        <w:pStyle w:val="EndNoteBibliography"/>
        <w:ind w:left="720" w:hanging="720"/>
      </w:pPr>
      <w:r w:rsidRPr="0007668D">
        <w:t>20</w:t>
      </w:r>
      <w:r w:rsidRPr="0007668D">
        <w:tab/>
        <w:t>Hug, L. A.</w:t>
      </w:r>
      <w:r w:rsidRPr="0007668D">
        <w:rPr>
          <w:i/>
        </w:rPr>
        <w:t xml:space="preserve"> et al.</w:t>
      </w:r>
      <w:r w:rsidRPr="0007668D">
        <w:t xml:space="preserve"> A new view of the tree of life. </w:t>
      </w:r>
      <w:r w:rsidRPr="0007668D">
        <w:rPr>
          <w:i/>
        </w:rPr>
        <w:t>Nature microbiology</w:t>
      </w:r>
      <w:r w:rsidRPr="0007668D">
        <w:t xml:space="preserve"> </w:t>
      </w:r>
      <w:r w:rsidRPr="0007668D">
        <w:rPr>
          <w:b/>
        </w:rPr>
        <w:t>1</w:t>
      </w:r>
      <w:r w:rsidRPr="0007668D">
        <w:t>, 1-6 (2016).</w:t>
      </w:r>
    </w:p>
    <w:p w14:paraId="56FA15D1" w14:textId="77777777" w:rsidR="0007668D" w:rsidRPr="0007668D" w:rsidRDefault="0007668D" w:rsidP="0007668D">
      <w:pPr>
        <w:pStyle w:val="EndNoteBibliography"/>
        <w:ind w:left="720" w:hanging="720"/>
      </w:pPr>
      <w:r w:rsidRPr="0007668D">
        <w:t>21</w:t>
      </w:r>
      <w:r w:rsidRPr="0007668D">
        <w:tab/>
        <w:t xml:space="preserve">Eme, L., Spang, A., Lombard, J., Stairs, C. W. &amp; Ettema, T. J. Archaea and the origin of eukaryotes. </w:t>
      </w:r>
      <w:r w:rsidRPr="0007668D">
        <w:rPr>
          <w:i/>
        </w:rPr>
        <w:t>Nat. Rev. Microbiol.</w:t>
      </w:r>
      <w:r w:rsidRPr="0007668D">
        <w:t xml:space="preserve"> </w:t>
      </w:r>
      <w:r w:rsidRPr="0007668D">
        <w:rPr>
          <w:b/>
        </w:rPr>
        <w:t>15</w:t>
      </w:r>
      <w:r w:rsidRPr="0007668D">
        <w:t>, 711 (2017).</w:t>
      </w:r>
    </w:p>
    <w:p w14:paraId="67403F8D" w14:textId="7782E7EF" w:rsidR="00923817" w:rsidRPr="00BC4F7E" w:rsidRDefault="006D0E00" w:rsidP="009B6CF1">
      <w:pPr>
        <w:spacing w:before="240" w:after="120"/>
        <w:rPr>
          <w:rFonts w:ascii="Times New Roman" w:hAnsi="Times New Roman" w:cs="Times New Roman"/>
        </w:rPr>
      </w:pPr>
      <w:r>
        <w:rPr>
          <w:rFonts w:ascii="Times New Roman" w:hAnsi="Times New Roman" w:cs="Times New Roman"/>
        </w:rPr>
        <w:fldChar w:fldCharType="end"/>
      </w:r>
      <w:r w:rsidR="001A1DA7">
        <w:rPr>
          <w:rFonts w:ascii="Times New Roman" w:hAnsi="Times New Roman" w:cs="Times New Roman"/>
        </w:rPr>
        <w:fldChar w:fldCharType="begin"/>
      </w:r>
      <w:r w:rsidR="001A1DA7">
        <w:rPr>
          <w:rFonts w:ascii="Times New Roman" w:hAnsi="Times New Roman" w:cs="Times New Roman"/>
        </w:rPr>
        <w:instrText xml:space="preserve"> ADDIN </w:instrText>
      </w:r>
      <w:r w:rsidR="001A1DA7">
        <w:rPr>
          <w:rFonts w:ascii="Times New Roman" w:hAnsi="Times New Roman" w:cs="Times New Roman"/>
        </w:rPr>
        <w:fldChar w:fldCharType="end"/>
      </w:r>
    </w:p>
    <w:sectPr w:rsidR="00923817" w:rsidRPr="00BC4F7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 w:author="Liu Yong-Xin" w:date="2020-12-27T22:45:00Z" w:initials="LYX">
    <w:p w14:paraId="4711CEC2" w14:textId="35899CD1" w:rsidR="00607D40" w:rsidRDefault="00607D40">
      <w:pPr>
        <w:pStyle w:val="a8"/>
      </w:pPr>
      <w:r>
        <w:rPr>
          <w:rStyle w:val="a7"/>
        </w:rPr>
        <w:annotationRef/>
      </w:r>
      <w:r>
        <w:rPr>
          <w:rFonts w:hint="eastAsia"/>
        </w:rPr>
        <w:t>写上全称，缩写。方便同行掌握专业词汇。</w:t>
      </w:r>
    </w:p>
  </w:comment>
  <w:comment w:id="19" w:author="Liu Yong-Xin" w:date="2020-12-27T21:24:00Z" w:initials="LYX">
    <w:p w14:paraId="052BD66E" w14:textId="3714B309" w:rsidR="0056372F" w:rsidRDefault="0056372F">
      <w:pPr>
        <w:pStyle w:val="a8"/>
      </w:pPr>
      <w:r>
        <w:rPr>
          <w:rStyle w:val="a7"/>
        </w:rPr>
        <w:annotationRef/>
      </w:r>
      <w:r>
        <w:rPr>
          <w:rFonts w:hint="eastAsia"/>
        </w:rPr>
        <w:t>图片最好有矢量图的单独文件</w:t>
      </w:r>
      <w:r w:rsidR="00921670">
        <w:rPr>
          <w:rFonts w:hint="eastAsia"/>
        </w:rPr>
        <w:t>，pdf</w:t>
      </w:r>
      <w:r w:rsidR="00921670">
        <w:t>/svg/eps</w:t>
      </w:r>
      <w:r w:rsidR="00921670">
        <w:rPr>
          <w:rFonts w:hint="eastAsia"/>
        </w:rPr>
        <w:t>/ppt，其中文字可编辑</w:t>
      </w:r>
      <w:r>
        <w:rPr>
          <w:rFonts w:hint="eastAsia"/>
        </w:rPr>
        <w:t>。</w:t>
      </w:r>
    </w:p>
    <w:p w14:paraId="30253CF5" w14:textId="2CAC7CD6" w:rsidR="00921670" w:rsidRPr="00921670" w:rsidRDefault="00921670">
      <w:pPr>
        <w:pStyle w:val="a8"/>
      </w:pPr>
      <w:r>
        <w:rPr>
          <w:rFonts w:hint="eastAsia"/>
        </w:rPr>
        <w:t>编辑建议文字</w:t>
      </w:r>
      <w:r w:rsidR="006F1B76">
        <w:rPr>
          <w:rFonts w:hint="eastAsia"/>
        </w:rPr>
        <w:t>有尽量翻译为中文。图中的标题尽量用中文，且可写在图注中。</w:t>
      </w:r>
    </w:p>
    <w:p w14:paraId="58F58D82" w14:textId="1E3227C1" w:rsidR="0056372F" w:rsidRDefault="0056372F">
      <w:pPr>
        <w:pStyle w:val="a8"/>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11CEC2" w15:done="0"/>
  <w15:commentEx w15:paraId="58F58D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38CF7" w16cex:dateUtc="2020-12-27T14:45:00Z"/>
  <w16cex:commentExtensible w16cex:durableId="239379FA" w16cex:dateUtc="2020-12-27T13: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11CEC2" w16cid:durableId="23938CF7"/>
  <w16cid:commentId w16cid:paraId="58F58D82" w16cid:durableId="239379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DC565C" w14:textId="77777777" w:rsidR="00510AA0" w:rsidRDefault="00510AA0" w:rsidP="006D0E00">
      <w:r>
        <w:separator/>
      </w:r>
    </w:p>
  </w:endnote>
  <w:endnote w:type="continuationSeparator" w:id="0">
    <w:p w14:paraId="3C201141" w14:textId="77777777" w:rsidR="00510AA0" w:rsidRDefault="00510AA0" w:rsidP="006D0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6C0362" w14:textId="77777777" w:rsidR="00510AA0" w:rsidRDefault="00510AA0" w:rsidP="006D0E00">
      <w:r>
        <w:separator/>
      </w:r>
    </w:p>
  </w:footnote>
  <w:footnote w:type="continuationSeparator" w:id="0">
    <w:p w14:paraId="2AD93EFD" w14:textId="77777777" w:rsidR="00510AA0" w:rsidRDefault="00510AA0" w:rsidP="006D0E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A90899"/>
    <w:multiLevelType w:val="hybridMultilevel"/>
    <w:tmpl w:val="10281E06"/>
    <w:lvl w:ilvl="0" w:tplc="C2723FC0">
      <w:start w:val="1"/>
      <w:numFmt w:val="decimal"/>
      <w:lvlText w:val="（%1）"/>
      <w:lvlJc w:val="left"/>
      <w:pPr>
        <w:ind w:left="1430" w:hanging="720"/>
      </w:pPr>
      <w:rPr>
        <w:rFonts w:hint="default"/>
      </w:r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1" w15:restartNumberingAfterBreak="0">
    <w:nsid w:val="152856E9"/>
    <w:multiLevelType w:val="hybridMultilevel"/>
    <w:tmpl w:val="F634C98A"/>
    <w:lvl w:ilvl="0" w:tplc="73260D8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75A17A5"/>
    <w:multiLevelType w:val="hybridMultilevel"/>
    <w:tmpl w:val="10281E06"/>
    <w:lvl w:ilvl="0" w:tplc="C2723FC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9D14976"/>
    <w:multiLevelType w:val="hybridMultilevel"/>
    <w:tmpl w:val="10281E06"/>
    <w:lvl w:ilvl="0" w:tplc="C2723FC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456856DC"/>
    <w:multiLevelType w:val="hybridMultilevel"/>
    <w:tmpl w:val="10281E06"/>
    <w:lvl w:ilvl="0" w:tplc="C2723FC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6AA2011"/>
    <w:multiLevelType w:val="hybridMultilevel"/>
    <w:tmpl w:val="7D3E3460"/>
    <w:lvl w:ilvl="0" w:tplc="AD1218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EE75291"/>
    <w:multiLevelType w:val="hybridMultilevel"/>
    <w:tmpl w:val="7116E732"/>
    <w:lvl w:ilvl="0" w:tplc="7F767874">
      <w:start w:val="1"/>
      <w:numFmt w:val="decimal"/>
      <w:lvlText w:val="（%1）"/>
      <w:lvlJc w:val="left"/>
      <w:pPr>
        <w:ind w:left="1080" w:hanging="720"/>
      </w:pPr>
      <w:rPr>
        <w:rFonts w:ascii="宋体" w:eastAsia="宋体" w:hAnsi="宋体" w:hint="default"/>
        <w:color w:val="000000"/>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72016199"/>
    <w:multiLevelType w:val="hybridMultilevel"/>
    <w:tmpl w:val="0276A270"/>
    <w:lvl w:ilvl="0" w:tplc="18C48384">
      <w:start w:val="1"/>
      <w:numFmt w:val="chineseCountingThousand"/>
      <w:lvlText w:val="%1."/>
      <w:lvlJc w:val="left"/>
      <w:pPr>
        <w:ind w:left="360" w:hanging="360"/>
      </w:pPr>
      <w:rPr>
        <w:rFonts w:ascii="宋体" w:eastAsia="宋体" w:hAnsi="宋体"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D9A411E"/>
    <w:multiLevelType w:val="hybridMultilevel"/>
    <w:tmpl w:val="10281E06"/>
    <w:lvl w:ilvl="0" w:tplc="C2723FC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7"/>
  </w:num>
  <w:num w:numId="2">
    <w:abstractNumId w:val="6"/>
  </w:num>
  <w:num w:numId="3">
    <w:abstractNumId w:val="2"/>
  </w:num>
  <w:num w:numId="4">
    <w:abstractNumId w:val="1"/>
  </w:num>
  <w:num w:numId="5">
    <w:abstractNumId w:val="5"/>
  </w:num>
  <w:num w:numId="6">
    <w:abstractNumId w:val="0"/>
  </w:num>
  <w:num w:numId="7">
    <w:abstractNumId w:val="3"/>
  </w:num>
  <w:num w:numId="8">
    <w:abstractNumId w:val="4"/>
  </w:num>
  <w:num w:numId="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u Yong-Xin">
    <w15:presenceInfo w15:providerId="Windows Live" w15:userId="144b19216badb8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srrtdz0feev2ex5r9pf9t70sesw9vzwvez&quot;&gt;My EndNote Library&lt;record-ids&gt;&lt;item&gt;2414&lt;/item&gt;&lt;item&gt;2417&lt;/item&gt;&lt;item&gt;2639&lt;/item&gt;&lt;item&gt;2692&lt;/item&gt;&lt;item&gt;2722&lt;/item&gt;&lt;item&gt;2836&lt;/item&gt;&lt;item&gt;2837&lt;/item&gt;&lt;item&gt;2847&lt;/item&gt;&lt;item&gt;2852&lt;/item&gt;&lt;item&gt;2882&lt;/item&gt;&lt;item&gt;2920&lt;/item&gt;&lt;item&gt;2922&lt;/item&gt;&lt;item&gt;2923&lt;/item&gt;&lt;item&gt;2924&lt;/item&gt;&lt;item&gt;2925&lt;/item&gt;&lt;item&gt;2926&lt;/item&gt;&lt;item&gt;2927&lt;/item&gt;&lt;item&gt;2928&lt;/item&gt;&lt;item&gt;2930&lt;/item&gt;&lt;item&gt;2931&lt;/item&gt;&lt;item&gt;2932&lt;/item&gt;&lt;/record-ids&gt;&lt;/item&gt;&lt;/Libraries&gt;"/>
  </w:docVars>
  <w:rsids>
    <w:rsidRoot w:val="00BF6C60"/>
    <w:rsid w:val="000070E0"/>
    <w:rsid w:val="00012B06"/>
    <w:rsid w:val="00014711"/>
    <w:rsid w:val="00037DA0"/>
    <w:rsid w:val="00040C9E"/>
    <w:rsid w:val="000511E7"/>
    <w:rsid w:val="000718EE"/>
    <w:rsid w:val="000742E1"/>
    <w:rsid w:val="00076536"/>
    <w:rsid w:val="0007668D"/>
    <w:rsid w:val="0008189C"/>
    <w:rsid w:val="000834C4"/>
    <w:rsid w:val="00084955"/>
    <w:rsid w:val="00084BA2"/>
    <w:rsid w:val="00091AF5"/>
    <w:rsid w:val="00093014"/>
    <w:rsid w:val="000A0B86"/>
    <w:rsid w:val="000A301E"/>
    <w:rsid w:val="000C334E"/>
    <w:rsid w:val="000E0560"/>
    <w:rsid w:val="000E3D84"/>
    <w:rsid w:val="000E736C"/>
    <w:rsid w:val="0011062E"/>
    <w:rsid w:val="00127B99"/>
    <w:rsid w:val="0014799E"/>
    <w:rsid w:val="00147DDF"/>
    <w:rsid w:val="0015307B"/>
    <w:rsid w:val="0016554C"/>
    <w:rsid w:val="001655E6"/>
    <w:rsid w:val="00171319"/>
    <w:rsid w:val="001923D1"/>
    <w:rsid w:val="0019743F"/>
    <w:rsid w:val="001A1DA7"/>
    <w:rsid w:val="001A5B29"/>
    <w:rsid w:val="001B5F90"/>
    <w:rsid w:val="001C4715"/>
    <w:rsid w:val="001C7D24"/>
    <w:rsid w:val="001E47C0"/>
    <w:rsid w:val="001E4AEA"/>
    <w:rsid w:val="001E4D30"/>
    <w:rsid w:val="0020710D"/>
    <w:rsid w:val="002205E2"/>
    <w:rsid w:val="00220F7E"/>
    <w:rsid w:val="00270475"/>
    <w:rsid w:val="00274BDC"/>
    <w:rsid w:val="002A1CA3"/>
    <w:rsid w:val="002A6E43"/>
    <w:rsid w:val="002B426E"/>
    <w:rsid w:val="002D05F8"/>
    <w:rsid w:val="002D1896"/>
    <w:rsid w:val="00334025"/>
    <w:rsid w:val="00345F3E"/>
    <w:rsid w:val="00361B38"/>
    <w:rsid w:val="003971F2"/>
    <w:rsid w:val="003D4101"/>
    <w:rsid w:val="003F2F8B"/>
    <w:rsid w:val="003F4C7B"/>
    <w:rsid w:val="00430B11"/>
    <w:rsid w:val="00454E10"/>
    <w:rsid w:val="00497285"/>
    <w:rsid w:val="004A2CE7"/>
    <w:rsid w:val="004A30B6"/>
    <w:rsid w:val="004C6C0E"/>
    <w:rsid w:val="004E0F2E"/>
    <w:rsid w:val="00510AA0"/>
    <w:rsid w:val="005159ED"/>
    <w:rsid w:val="005237AE"/>
    <w:rsid w:val="005267CC"/>
    <w:rsid w:val="005439E5"/>
    <w:rsid w:val="0056372F"/>
    <w:rsid w:val="00565B61"/>
    <w:rsid w:val="0056713A"/>
    <w:rsid w:val="005854A7"/>
    <w:rsid w:val="00592C1E"/>
    <w:rsid w:val="005A1B19"/>
    <w:rsid w:val="005B4C83"/>
    <w:rsid w:val="005E7B29"/>
    <w:rsid w:val="005F333B"/>
    <w:rsid w:val="00607D40"/>
    <w:rsid w:val="006278D1"/>
    <w:rsid w:val="00633CCE"/>
    <w:rsid w:val="00644B34"/>
    <w:rsid w:val="00663C13"/>
    <w:rsid w:val="006778F7"/>
    <w:rsid w:val="00677DFC"/>
    <w:rsid w:val="00682174"/>
    <w:rsid w:val="0068507D"/>
    <w:rsid w:val="00687EE6"/>
    <w:rsid w:val="00697E5F"/>
    <w:rsid w:val="006A1A5C"/>
    <w:rsid w:val="006B4252"/>
    <w:rsid w:val="006B4D88"/>
    <w:rsid w:val="006C16B2"/>
    <w:rsid w:val="006D0E00"/>
    <w:rsid w:val="006E0C95"/>
    <w:rsid w:val="006E1F68"/>
    <w:rsid w:val="006F1B76"/>
    <w:rsid w:val="006F54B4"/>
    <w:rsid w:val="007253DE"/>
    <w:rsid w:val="0073458A"/>
    <w:rsid w:val="00741687"/>
    <w:rsid w:val="0078770E"/>
    <w:rsid w:val="007A4C86"/>
    <w:rsid w:val="007B5879"/>
    <w:rsid w:val="00830617"/>
    <w:rsid w:val="00830F9D"/>
    <w:rsid w:val="00833129"/>
    <w:rsid w:val="00846899"/>
    <w:rsid w:val="00865D3B"/>
    <w:rsid w:val="00884141"/>
    <w:rsid w:val="008940BB"/>
    <w:rsid w:val="00897739"/>
    <w:rsid w:val="008B639C"/>
    <w:rsid w:val="008D5191"/>
    <w:rsid w:val="008F41D7"/>
    <w:rsid w:val="008F51CA"/>
    <w:rsid w:val="009207A0"/>
    <w:rsid w:val="00921670"/>
    <w:rsid w:val="00923817"/>
    <w:rsid w:val="0095544C"/>
    <w:rsid w:val="00974DE6"/>
    <w:rsid w:val="009752B8"/>
    <w:rsid w:val="009A16B7"/>
    <w:rsid w:val="009A5084"/>
    <w:rsid w:val="009B178A"/>
    <w:rsid w:val="009B6CF1"/>
    <w:rsid w:val="009D5BC7"/>
    <w:rsid w:val="009F6CB2"/>
    <w:rsid w:val="009F7B94"/>
    <w:rsid w:val="00A047CA"/>
    <w:rsid w:val="00A066B1"/>
    <w:rsid w:val="00A15E15"/>
    <w:rsid w:val="00A24311"/>
    <w:rsid w:val="00A26CBD"/>
    <w:rsid w:val="00A54A7F"/>
    <w:rsid w:val="00A843CF"/>
    <w:rsid w:val="00AB526F"/>
    <w:rsid w:val="00AC6ED2"/>
    <w:rsid w:val="00AF7C9C"/>
    <w:rsid w:val="00B0567D"/>
    <w:rsid w:val="00B118EC"/>
    <w:rsid w:val="00B245C0"/>
    <w:rsid w:val="00B256C0"/>
    <w:rsid w:val="00B269F2"/>
    <w:rsid w:val="00B445F0"/>
    <w:rsid w:val="00B47809"/>
    <w:rsid w:val="00B610DB"/>
    <w:rsid w:val="00B6201A"/>
    <w:rsid w:val="00B6754A"/>
    <w:rsid w:val="00B940F9"/>
    <w:rsid w:val="00BB533A"/>
    <w:rsid w:val="00BC4F7E"/>
    <w:rsid w:val="00BD65EC"/>
    <w:rsid w:val="00BF15DA"/>
    <w:rsid w:val="00BF6C60"/>
    <w:rsid w:val="00C02D30"/>
    <w:rsid w:val="00C36389"/>
    <w:rsid w:val="00C42617"/>
    <w:rsid w:val="00C50D96"/>
    <w:rsid w:val="00C52093"/>
    <w:rsid w:val="00C64BD6"/>
    <w:rsid w:val="00C747A9"/>
    <w:rsid w:val="00C92BC9"/>
    <w:rsid w:val="00C940A3"/>
    <w:rsid w:val="00C94F38"/>
    <w:rsid w:val="00CF306B"/>
    <w:rsid w:val="00D14343"/>
    <w:rsid w:val="00D23121"/>
    <w:rsid w:val="00D43C60"/>
    <w:rsid w:val="00D44889"/>
    <w:rsid w:val="00D71D29"/>
    <w:rsid w:val="00D82BF8"/>
    <w:rsid w:val="00DA15EC"/>
    <w:rsid w:val="00DA36A8"/>
    <w:rsid w:val="00DC67A2"/>
    <w:rsid w:val="00DD19BB"/>
    <w:rsid w:val="00DD592B"/>
    <w:rsid w:val="00DF0D70"/>
    <w:rsid w:val="00DF67DA"/>
    <w:rsid w:val="00E25F62"/>
    <w:rsid w:val="00E41CF1"/>
    <w:rsid w:val="00E56C5B"/>
    <w:rsid w:val="00E57BB8"/>
    <w:rsid w:val="00E65F36"/>
    <w:rsid w:val="00E748B7"/>
    <w:rsid w:val="00EA4A41"/>
    <w:rsid w:val="00EA6D3F"/>
    <w:rsid w:val="00EB3ED2"/>
    <w:rsid w:val="00ED6B72"/>
    <w:rsid w:val="00EF148B"/>
    <w:rsid w:val="00EF6AFB"/>
    <w:rsid w:val="00F03691"/>
    <w:rsid w:val="00F118D4"/>
    <w:rsid w:val="00F2461A"/>
    <w:rsid w:val="00F25A7A"/>
    <w:rsid w:val="00F30762"/>
    <w:rsid w:val="00F321AB"/>
    <w:rsid w:val="00F35ABA"/>
    <w:rsid w:val="00F5295E"/>
    <w:rsid w:val="00F63387"/>
    <w:rsid w:val="00FA2908"/>
    <w:rsid w:val="00FB1960"/>
    <w:rsid w:val="00FB4B87"/>
    <w:rsid w:val="00FD5C4E"/>
    <w:rsid w:val="00FF0EAC"/>
    <w:rsid w:val="00FF1B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34053"/>
  <w15:chartTrackingRefBased/>
  <w15:docId w15:val="{30860934-1B65-4192-9258-CAA06FD9F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64BD6"/>
    <w:pPr>
      <w:keepNext/>
      <w:keepLines/>
      <w:spacing w:before="340" w:after="330" w:line="578" w:lineRule="auto"/>
      <w:outlineLvl w:val="0"/>
    </w:pPr>
    <w:rPr>
      <w:rFonts w:eastAsia="宋体"/>
      <w:b/>
      <w:bCs/>
      <w:kern w:val="44"/>
      <w:sz w:val="32"/>
      <w:szCs w:val="44"/>
    </w:rPr>
  </w:style>
  <w:style w:type="paragraph" w:styleId="3">
    <w:name w:val="heading 3"/>
    <w:basedOn w:val="a"/>
    <w:next w:val="a0"/>
    <w:link w:val="30"/>
    <w:uiPriority w:val="9"/>
    <w:unhideWhenUsed/>
    <w:qFormat/>
    <w:rsid w:val="00FD5C4E"/>
    <w:pPr>
      <w:keepNext/>
      <w:keepLines/>
      <w:widowControl/>
      <w:spacing w:before="200"/>
      <w:jc w:val="left"/>
      <w:outlineLvl w:val="2"/>
    </w:pPr>
    <w:rPr>
      <w:rFonts w:asciiTheme="majorHAnsi" w:eastAsiaTheme="majorEastAsia" w:hAnsiTheme="majorHAnsi" w:cstheme="majorBidi"/>
      <w:b/>
      <w:bCs/>
      <w:color w:val="4472C4" w:themeColor="accent1"/>
      <w:kern w:val="0"/>
      <w:sz w:val="28"/>
      <w:szCs w:val="28"/>
      <w:lang w:eastAsia="en-US"/>
    </w:rPr>
  </w:style>
  <w:style w:type="paragraph" w:styleId="4">
    <w:name w:val="heading 4"/>
    <w:basedOn w:val="a"/>
    <w:next w:val="a0"/>
    <w:link w:val="40"/>
    <w:uiPriority w:val="9"/>
    <w:unhideWhenUsed/>
    <w:qFormat/>
    <w:rsid w:val="00FD5C4E"/>
    <w:pPr>
      <w:keepNext/>
      <w:keepLines/>
      <w:widowControl/>
      <w:spacing w:before="200"/>
      <w:jc w:val="left"/>
      <w:outlineLvl w:val="3"/>
    </w:pPr>
    <w:rPr>
      <w:rFonts w:asciiTheme="majorHAnsi" w:eastAsiaTheme="majorEastAsia" w:hAnsiTheme="majorHAnsi" w:cstheme="majorBidi"/>
      <w:b/>
      <w:bCs/>
      <w:color w:val="4472C4" w:themeColor="accent1"/>
      <w:kern w:val="0"/>
      <w:sz w:val="24"/>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8F41D7"/>
    <w:pPr>
      <w:ind w:firstLineChars="200" w:firstLine="420"/>
    </w:pPr>
  </w:style>
  <w:style w:type="character" w:customStyle="1" w:styleId="fontstyle01">
    <w:name w:val="fontstyle01"/>
    <w:basedOn w:val="a1"/>
    <w:rsid w:val="00D71D29"/>
    <w:rPr>
      <w:rFonts w:ascii="宋体" w:eastAsia="宋体" w:hAnsi="宋体" w:hint="eastAsia"/>
      <w:b w:val="0"/>
      <w:bCs w:val="0"/>
      <w:i w:val="0"/>
      <w:iCs w:val="0"/>
      <w:color w:val="000000"/>
      <w:sz w:val="24"/>
      <w:szCs w:val="24"/>
    </w:rPr>
  </w:style>
  <w:style w:type="character" w:customStyle="1" w:styleId="10">
    <w:name w:val="标题 1 字符"/>
    <w:basedOn w:val="a1"/>
    <w:link w:val="1"/>
    <w:uiPriority w:val="9"/>
    <w:rsid w:val="00C64BD6"/>
    <w:rPr>
      <w:rFonts w:eastAsia="宋体"/>
      <w:b/>
      <w:bCs/>
      <w:kern w:val="44"/>
      <w:sz w:val="32"/>
      <w:szCs w:val="44"/>
    </w:rPr>
  </w:style>
  <w:style w:type="paragraph" w:styleId="a5">
    <w:name w:val="Balloon Text"/>
    <w:basedOn w:val="a"/>
    <w:link w:val="a6"/>
    <w:uiPriority w:val="99"/>
    <w:semiHidden/>
    <w:unhideWhenUsed/>
    <w:rsid w:val="00345F3E"/>
    <w:rPr>
      <w:rFonts w:ascii="Microsoft YaHei UI" w:eastAsia="Microsoft YaHei UI"/>
      <w:sz w:val="18"/>
      <w:szCs w:val="18"/>
    </w:rPr>
  </w:style>
  <w:style w:type="character" w:customStyle="1" w:styleId="a6">
    <w:name w:val="批注框文本 字符"/>
    <w:basedOn w:val="a1"/>
    <w:link w:val="a5"/>
    <w:uiPriority w:val="99"/>
    <w:semiHidden/>
    <w:rsid w:val="00345F3E"/>
    <w:rPr>
      <w:rFonts w:ascii="Microsoft YaHei UI" w:eastAsia="Microsoft YaHei UI"/>
      <w:sz w:val="18"/>
      <w:szCs w:val="18"/>
    </w:rPr>
  </w:style>
  <w:style w:type="character" w:styleId="a7">
    <w:name w:val="annotation reference"/>
    <w:basedOn w:val="a1"/>
    <w:uiPriority w:val="99"/>
    <w:semiHidden/>
    <w:unhideWhenUsed/>
    <w:rsid w:val="001923D1"/>
    <w:rPr>
      <w:sz w:val="16"/>
      <w:szCs w:val="16"/>
    </w:rPr>
  </w:style>
  <w:style w:type="paragraph" w:styleId="a8">
    <w:name w:val="annotation text"/>
    <w:basedOn w:val="a"/>
    <w:link w:val="a9"/>
    <w:uiPriority w:val="99"/>
    <w:semiHidden/>
    <w:unhideWhenUsed/>
    <w:rsid w:val="001923D1"/>
    <w:rPr>
      <w:sz w:val="20"/>
      <w:szCs w:val="20"/>
    </w:rPr>
  </w:style>
  <w:style w:type="character" w:customStyle="1" w:styleId="a9">
    <w:name w:val="批注文字 字符"/>
    <w:basedOn w:val="a1"/>
    <w:link w:val="a8"/>
    <w:uiPriority w:val="99"/>
    <w:semiHidden/>
    <w:rsid w:val="001923D1"/>
    <w:rPr>
      <w:sz w:val="20"/>
      <w:szCs w:val="20"/>
    </w:rPr>
  </w:style>
  <w:style w:type="paragraph" w:styleId="aa">
    <w:name w:val="annotation subject"/>
    <w:basedOn w:val="a8"/>
    <w:next w:val="a8"/>
    <w:link w:val="ab"/>
    <w:uiPriority w:val="99"/>
    <w:semiHidden/>
    <w:unhideWhenUsed/>
    <w:rsid w:val="001923D1"/>
    <w:rPr>
      <w:b/>
      <w:bCs/>
    </w:rPr>
  </w:style>
  <w:style w:type="character" w:customStyle="1" w:styleId="ab">
    <w:name w:val="批注主题 字符"/>
    <w:basedOn w:val="a9"/>
    <w:link w:val="aa"/>
    <w:uiPriority w:val="99"/>
    <w:semiHidden/>
    <w:rsid w:val="001923D1"/>
    <w:rPr>
      <w:b/>
      <w:bCs/>
      <w:sz w:val="20"/>
      <w:szCs w:val="20"/>
    </w:rPr>
  </w:style>
  <w:style w:type="character" w:styleId="ac">
    <w:name w:val="Hyperlink"/>
    <w:basedOn w:val="a1"/>
    <w:uiPriority w:val="99"/>
    <w:unhideWhenUsed/>
    <w:rsid w:val="000A301E"/>
    <w:rPr>
      <w:color w:val="0563C1" w:themeColor="hyperlink"/>
      <w:u w:val="single"/>
    </w:rPr>
  </w:style>
  <w:style w:type="character" w:styleId="ad">
    <w:name w:val="Unresolved Mention"/>
    <w:basedOn w:val="a1"/>
    <w:uiPriority w:val="99"/>
    <w:semiHidden/>
    <w:unhideWhenUsed/>
    <w:rsid w:val="000A301E"/>
    <w:rPr>
      <w:color w:val="605E5C"/>
      <w:shd w:val="clear" w:color="auto" w:fill="E1DFDD"/>
    </w:rPr>
  </w:style>
  <w:style w:type="paragraph" w:styleId="ae">
    <w:name w:val="header"/>
    <w:basedOn w:val="a"/>
    <w:link w:val="af"/>
    <w:uiPriority w:val="99"/>
    <w:unhideWhenUsed/>
    <w:rsid w:val="006D0E00"/>
    <w:pPr>
      <w:tabs>
        <w:tab w:val="center" w:pos="4320"/>
        <w:tab w:val="right" w:pos="8640"/>
      </w:tabs>
    </w:pPr>
  </w:style>
  <w:style w:type="character" w:customStyle="1" w:styleId="af">
    <w:name w:val="页眉 字符"/>
    <w:basedOn w:val="a1"/>
    <w:link w:val="ae"/>
    <w:uiPriority w:val="99"/>
    <w:rsid w:val="006D0E00"/>
  </w:style>
  <w:style w:type="paragraph" w:styleId="af0">
    <w:name w:val="footer"/>
    <w:basedOn w:val="a"/>
    <w:link w:val="af1"/>
    <w:uiPriority w:val="99"/>
    <w:unhideWhenUsed/>
    <w:rsid w:val="006D0E00"/>
    <w:pPr>
      <w:tabs>
        <w:tab w:val="center" w:pos="4320"/>
        <w:tab w:val="right" w:pos="8640"/>
      </w:tabs>
    </w:pPr>
  </w:style>
  <w:style w:type="character" w:customStyle="1" w:styleId="af1">
    <w:name w:val="页脚 字符"/>
    <w:basedOn w:val="a1"/>
    <w:link w:val="af0"/>
    <w:uiPriority w:val="99"/>
    <w:rsid w:val="006D0E00"/>
  </w:style>
  <w:style w:type="paragraph" w:customStyle="1" w:styleId="EndNoteBibliographyTitle">
    <w:name w:val="EndNote Bibliography Title"/>
    <w:basedOn w:val="a"/>
    <w:link w:val="EndNoteBibliographyTitle0"/>
    <w:rsid w:val="006D0E00"/>
    <w:pPr>
      <w:jc w:val="center"/>
    </w:pPr>
    <w:rPr>
      <w:rFonts w:ascii="等线" w:eastAsia="等线" w:hAnsi="等线"/>
      <w:noProof/>
      <w:sz w:val="20"/>
    </w:rPr>
  </w:style>
  <w:style w:type="character" w:customStyle="1" w:styleId="EndNoteBibliographyTitle0">
    <w:name w:val="EndNote Bibliography Title 字符"/>
    <w:basedOn w:val="a1"/>
    <w:link w:val="EndNoteBibliographyTitle"/>
    <w:rsid w:val="006D0E00"/>
    <w:rPr>
      <w:rFonts w:ascii="等线" w:eastAsia="等线" w:hAnsi="等线"/>
      <w:noProof/>
      <w:sz w:val="20"/>
    </w:rPr>
  </w:style>
  <w:style w:type="paragraph" w:customStyle="1" w:styleId="EndNoteBibliography">
    <w:name w:val="EndNote Bibliography"/>
    <w:basedOn w:val="a"/>
    <w:link w:val="EndNoteBibliography0"/>
    <w:rsid w:val="006D0E00"/>
    <w:rPr>
      <w:rFonts w:ascii="等线" w:eastAsia="等线" w:hAnsi="等线"/>
      <w:noProof/>
      <w:sz w:val="20"/>
    </w:rPr>
  </w:style>
  <w:style w:type="character" w:customStyle="1" w:styleId="EndNoteBibliography0">
    <w:name w:val="EndNote Bibliography 字符"/>
    <w:basedOn w:val="a1"/>
    <w:link w:val="EndNoteBibliography"/>
    <w:rsid w:val="006D0E00"/>
    <w:rPr>
      <w:rFonts w:ascii="等线" w:eastAsia="等线" w:hAnsi="等线"/>
      <w:noProof/>
      <w:sz w:val="20"/>
    </w:rPr>
  </w:style>
  <w:style w:type="character" w:customStyle="1" w:styleId="30">
    <w:name w:val="标题 3 字符"/>
    <w:basedOn w:val="a1"/>
    <w:link w:val="3"/>
    <w:uiPriority w:val="9"/>
    <w:rsid w:val="00FD5C4E"/>
    <w:rPr>
      <w:rFonts w:asciiTheme="majorHAnsi" w:eastAsiaTheme="majorEastAsia" w:hAnsiTheme="majorHAnsi" w:cstheme="majorBidi"/>
      <w:b/>
      <w:bCs/>
      <w:color w:val="4472C4" w:themeColor="accent1"/>
      <w:kern w:val="0"/>
      <w:sz w:val="28"/>
      <w:szCs w:val="28"/>
      <w:lang w:eastAsia="en-US"/>
    </w:rPr>
  </w:style>
  <w:style w:type="paragraph" w:styleId="a0">
    <w:name w:val="Body Text"/>
    <w:basedOn w:val="a"/>
    <w:link w:val="af2"/>
    <w:uiPriority w:val="99"/>
    <w:semiHidden/>
    <w:unhideWhenUsed/>
    <w:rsid w:val="00FD5C4E"/>
    <w:pPr>
      <w:spacing w:after="120"/>
    </w:pPr>
  </w:style>
  <w:style w:type="character" w:customStyle="1" w:styleId="af2">
    <w:name w:val="正文文本 字符"/>
    <w:basedOn w:val="a1"/>
    <w:link w:val="a0"/>
    <w:uiPriority w:val="99"/>
    <w:semiHidden/>
    <w:rsid w:val="00FD5C4E"/>
  </w:style>
  <w:style w:type="character" w:customStyle="1" w:styleId="40">
    <w:name w:val="标题 4 字符"/>
    <w:basedOn w:val="a1"/>
    <w:link w:val="4"/>
    <w:uiPriority w:val="9"/>
    <w:rsid w:val="00FD5C4E"/>
    <w:rPr>
      <w:rFonts w:asciiTheme="majorHAnsi" w:eastAsiaTheme="majorEastAsia" w:hAnsiTheme="majorHAnsi" w:cstheme="majorBidi"/>
      <w:b/>
      <w:bCs/>
      <w:color w:val="4472C4" w:themeColor="accent1"/>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9503685">
      <w:bodyDiv w:val="1"/>
      <w:marLeft w:val="0"/>
      <w:marRight w:val="0"/>
      <w:marTop w:val="0"/>
      <w:marBottom w:val="0"/>
      <w:divBdr>
        <w:top w:val="none" w:sz="0" w:space="0" w:color="auto"/>
        <w:left w:val="none" w:sz="0" w:space="0" w:color="auto"/>
        <w:bottom w:val="none" w:sz="0" w:space="0" w:color="auto"/>
        <w:right w:val="none" w:sz="0" w:space="0" w:color="auto"/>
      </w:divBdr>
    </w:div>
    <w:div w:id="1524048283">
      <w:bodyDiv w:val="1"/>
      <w:marLeft w:val="0"/>
      <w:marRight w:val="0"/>
      <w:marTop w:val="0"/>
      <w:marBottom w:val="0"/>
      <w:divBdr>
        <w:top w:val="none" w:sz="0" w:space="0" w:color="auto"/>
        <w:left w:val="none" w:sz="0" w:space="0" w:color="auto"/>
        <w:bottom w:val="none" w:sz="0" w:space="0" w:color="auto"/>
        <w:right w:val="none" w:sz="0" w:space="0" w:color="auto"/>
      </w:divBdr>
    </w:div>
    <w:div w:id="1681082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02E14-7FF6-4F68-A169-BEE0B90A9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8</Pages>
  <Words>4398</Words>
  <Characters>25071</Characters>
  <Application>Microsoft Office Word</Application>
  <DocSecurity>0</DocSecurity>
  <Lines>208</Lines>
  <Paragraphs>58</Paragraphs>
  <ScaleCrop>false</ScaleCrop>
  <Company/>
  <LinksUpToDate>false</LinksUpToDate>
  <CharactersWithSpaces>29411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Wang</dc:creator>
  <cp:keywords/>
  <dc:description/>
  <cp:lastModifiedBy>Liu Yong-Xin</cp:lastModifiedBy>
  <cp:revision>5</cp:revision>
  <dcterms:created xsi:type="dcterms:W3CDTF">2020-12-27T12:16:00Z</dcterms:created>
  <dcterms:modified xsi:type="dcterms:W3CDTF">2020-12-27T15:24:00Z</dcterms:modified>
</cp:coreProperties>
</file>