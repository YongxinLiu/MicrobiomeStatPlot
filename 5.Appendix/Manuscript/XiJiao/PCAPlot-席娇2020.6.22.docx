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8191EA" w14:textId="77777777" w:rsidR="00E61896" w:rsidRDefault="00EC4CF5">
      <w:pPr>
        <w:pStyle w:val="a4"/>
        <w:rPr>
          <w:lang w:eastAsia="zh-CN"/>
        </w:rPr>
      </w:pPr>
      <w:r>
        <w:rPr>
          <w:lang w:eastAsia="zh-CN"/>
        </w:rPr>
        <w:t>主成分分析</w:t>
      </w:r>
      <w:r>
        <w:rPr>
          <w:lang w:eastAsia="zh-CN"/>
        </w:rPr>
        <w:t>PCA</w:t>
      </w:r>
    </w:p>
    <w:p w14:paraId="15C7AF87" w14:textId="77777777" w:rsidR="00E61896" w:rsidRDefault="00EC4CF5">
      <w:pPr>
        <w:pStyle w:val="Author"/>
        <w:rPr>
          <w:lang w:eastAsia="zh-CN"/>
        </w:rPr>
      </w:pPr>
      <w:r>
        <w:rPr>
          <w:lang w:eastAsia="zh-CN"/>
        </w:rPr>
        <w:t>刘华，中国科学技术大学</w:t>
      </w:r>
    </w:p>
    <w:p w14:paraId="28A588A3" w14:textId="77777777" w:rsidR="00E61896" w:rsidRDefault="00EC4CF5">
      <w:pPr>
        <w:pStyle w:val="a6"/>
        <w:rPr>
          <w:lang w:eastAsia="zh-CN"/>
        </w:rPr>
      </w:pPr>
      <w:r>
        <w:rPr>
          <w:lang w:eastAsia="zh-CN"/>
        </w:rPr>
        <w:t>2020/6/18</w:t>
      </w:r>
    </w:p>
    <w:p w14:paraId="7177B0B3" w14:textId="77777777" w:rsidR="00E61896" w:rsidRDefault="00EC4CF5">
      <w:pPr>
        <w:pStyle w:val="3"/>
        <w:rPr>
          <w:lang w:eastAsia="zh-CN"/>
        </w:rPr>
      </w:pPr>
      <w:bookmarkStart w:id="0" w:name="主成分分析-pca"/>
      <w:r>
        <w:rPr>
          <w:lang w:eastAsia="zh-CN"/>
        </w:rPr>
        <w:t>主成分分析</w:t>
      </w:r>
      <w:r>
        <w:rPr>
          <w:lang w:eastAsia="zh-CN"/>
        </w:rPr>
        <w:t xml:space="preserve"> PCA</w:t>
      </w:r>
      <w:bookmarkEnd w:id="0"/>
    </w:p>
    <w:p w14:paraId="17C2BAEA" w14:textId="77777777" w:rsidR="00E61896" w:rsidRDefault="00EC4CF5">
      <w:pPr>
        <w:pStyle w:val="a8"/>
        <w:rPr>
          <w:lang w:eastAsia="zh-CN"/>
        </w:rPr>
      </w:pPr>
      <w:r>
        <w:rPr>
          <w:lang w:eastAsia="zh-CN"/>
        </w:rPr>
        <w:t>本节作者：刘华，中国科学技术大学</w:t>
      </w:r>
    </w:p>
    <w:p w14:paraId="24896E76" w14:textId="77777777" w:rsidR="00E61896" w:rsidRDefault="00EC4CF5">
      <w:pPr>
        <w:pStyle w:val="a8"/>
      </w:pPr>
      <w:r>
        <w:t>版本</w:t>
      </w:r>
      <w:r>
        <w:t>1.0.5</w:t>
      </w:r>
      <w:r>
        <w:t>，更新日期：</w:t>
      </w:r>
      <w:r>
        <w:t>2020</w:t>
      </w:r>
      <w:r>
        <w:t>年</w:t>
      </w:r>
      <w:r>
        <w:t>6</w:t>
      </w:r>
      <w:r>
        <w:t>月</w:t>
      </w:r>
      <w:r>
        <w:t>19</w:t>
      </w:r>
      <w:r>
        <w:t>日</w:t>
      </w:r>
    </w:p>
    <w:p w14:paraId="475F7B56" w14:textId="77777777" w:rsidR="00E61896" w:rsidRDefault="00EC4CF5">
      <w:pPr>
        <w:pStyle w:val="4"/>
      </w:pPr>
      <w:bookmarkStart w:id="1" w:name="什么是pcaprincipal-component-analysis"/>
      <w:r>
        <w:t>什么是</w:t>
      </w:r>
      <w:r>
        <w:t>PCA(Principal Component Analysis)</w:t>
      </w:r>
      <w:bookmarkEnd w:id="1"/>
    </w:p>
    <w:p w14:paraId="350B5D3F" w14:textId="77777777" w:rsidR="00E61896" w:rsidRDefault="00EC4CF5">
      <w:pPr>
        <w:pStyle w:val="5"/>
        <w:rPr>
          <w:lang w:eastAsia="zh-CN"/>
        </w:rPr>
      </w:pPr>
      <w:bookmarkStart w:id="2" w:name="相关背景"/>
      <w:r>
        <w:rPr>
          <w:lang w:eastAsia="zh-CN"/>
        </w:rPr>
        <w:t>相关背景</w:t>
      </w:r>
      <w:bookmarkEnd w:id="2"/>
    </w:p>
    <w:p w14:paraId="10050CE9" w14:textId="77777777" w:rsidR="00E61896" w:rsidRDefault="00EC4CF5">
      <w:pPr>
        <w:pStyle w:val="FirstParagraph"/>
        <w:rPr>
          <w:lang w:eastAsia="zh-CN"/>
        </w:rPr>
      </w:pPr>
      <w:r>
        <w:rPr>
          <w:lang w:eastAsia="zh-CN"/>
        </w:rPr>
        <w:t>在许多领域的研究与应用中，通常需要对含有多个变量的数据进行观测，收集大量数据后进行分析寻找规律。多变量大数据集无疑会为研究和应用提供丰富的信息，但是也在一定程度上增加了数据采集的工作量。更重要的是在很多情形下，许多变量之间可能存在相关性，从而增加了问题分析的复杂性。如果分别对每个指标进行分析，分析往往是孤立的，不能完全利用数据中的信息，因此盲目减少指标会损失很多有用的信息，从而产生错误的结论。</w:t>
      </w:r>
    </w:p>
    <w:p w14:paraId="2CCD0403" w14:textId="77777777" w:rsidR="00E61896" w:rsidRDefault="00EC4CF5">
      <w:pPr>
        <w:pStyle w:val="a0"/>
        <w:rPr>
          <w:lang w:eastAsia="zh-CN"/>
        </w:rPr>
      </w:pPr>
      <w:r>
        <w:rPr>
          <w:lang w:eastAsia="zh-CN"/>
        </w:rPr>
        <w:t>因此需要找到一种合理的方法，在减少需要分析的指标同时，尽量减少原指标包含信息的损失，以达到对所收集数据进行全面分析</w:t>
      </w:r>
      <w:r>
        <w:rPr>
          <w:lang w:eastAsia="zh-CN"/>
        </w:rPr>
        <w:t>的目的。由于各变量之间存在一定的相关关系，因此可以考虑将关系紧密的变量变成尽可能少的新变量，使这些新变量是两两不相关的，那么就可以用较少的综合指标分别代表存在于各个变量中的各类信息。主成分分析与因子分析就属于这类降维算法。</w:t>
      </w:r>
    </w:p>
    <w:p w14:paraId="501FB7DD" w14:textId="77777777" w:rsidR="00E61896" w:rsidRDefault="00EC4CF5">
      <w:pPr>
        <w:pStyle w:val="5"/>
        <w:rPr>
          <w:lang w:eastAsia="zh-CN"/>
        </w:rPr>
      </w:pPr>
      <w:bookmarkStart w:id="3" w:name="数据降维"/>
      <w:r>
        <w:rPr>
          <w:lang w:eastAsia="zh-CN"/>
        </w:rPr>
        <w:t>数据降维</w:t>
      </w:r>
      <w:bookmarkEnd w:id="3"/>
    </w:p>
    <w:p w14:paraId="6BDD6BC7" w14:textId="77777777" w:rsidR="00E61896" w:rsidRDefault="00EC4CF5">
      <w:pPr>
        <w:pStyle w:val="FirstParagraph"/>
        <w:rPr>
          <w:lang w:eastAsia="zh-CN"/>
        </w:rPr>
      </w:pPr>
      <w:r>
        <w:rPr>
          <w:lang w:eastAsia="zh-CN"/>
        </w:rPr>
        <w:t>降维就是一种对高维度特征数据预处理方法。降维是将高维度的数据保留下最重要的一些特征，去除噪声和不重要的特征，从而实现提升数据处理速度的目的。在实际的生产和应用中，降维在一定的信息损失范围内，可以为我们节省大量的时间和成本。降维也成为应用非常广泛的数据预处理方法。</w:t>
      </w:r>
    </w:p>
    <w:p w14:paraId="287CB0F9" w14:textId="77777777" w:rsidR="00E61896" w:rsidRDefault="00EC4CF5">
      <w:pPr>
        <w:pStyle w:val="a0"/>
        <w:rPr>
          <w:lang w:eastAsia="zh-CN"/>
        </w:rPr>
      </w:pPr>
      <w:r>
        <w:rPr>
          <w:lang w:eastAsia="zh-CN"/>
        </w:rPr>
        <w:t>降维具有如下一</w:t>
      </w:r>
      <w:r>
        <w:rPr>
          <w:lang w:eastAsia="zh-CN"/>
        </w:rPr>
        <w:t>些优点：</w:t>
      </w:r>
    </w:p>
    <w:p w14:paraId="529E07B7" w14:textId="77777777" w:rsidR="00E61896" w:rsidRDefault="00EC4CF5">
      <w:pPr>
        <w:pStyle w:val="a0"/>
        <w:rPr>
          <w:lang w:eastAsia="zh-CN"/>
        </w:rPr>
      </w:pPr>
      <w:r>
        <w:rPr>
          <w:lang w:eastAsia="zh-CN"/>
        </w:rPr>
        <w:t>（</w:t>
      </w:r>
      <w:r>
        <w:rPr>
          <w:lang w:eastAsia="zh-CN"/>
        </w:rPr>
        <w:t>1</w:t>
      </w:r>
      <w:r>
        <w:rPr>
          <w:lang w:eastAsia="zh-CN"/>
        </w:rPr>
        <w:t>）</w:t>
      </w:r>
      <w:r>
        <w:rPr>
          <w:lang w:eastAsia="zh-CN"/>
        </w:rPr>
        <w:t xml:space="preserve"> </w:t>
      </w:r>
      <w:r>
        <w:rPr>
          <w:lang w:eastAsia="zh-CN"/>
        </w:rPr>
        <w:t>使得数据集更易使用。</w:t>
      </w:r>
      <w:r>
        <w:rPr>
          <w:lang w:eastAsia="zh-CN"/>
        </w:rPr>
        <w:t xml:space="preserve"> </w:t>
      </w:r>
      <w:r>
        <w:rPr>
          <w:lang w:eastAsia="zh-CN"/>
        </w:rPr>
        <w:t>（</w:t>
      </w:r>
      <w:r>
        <w:rPr>
          <w:lang w:eastAsia="zh-CN"/>
        </w:rPr>
        <w:t>2</w:t>
      </w:r>
      <w:r>
        <w:rPr>
          <w:lang w:eastAsia="zh-CN"/>
        </w:rPr>
        <w:t>）</w:t>
      </w:r>
      <w:r>
        <w:rPr>
          <w:lang w:eastAsia="zh-CN"/>
        </w:rPr>
        <w:t xml:space="preserve"> </w:t>
      </w:r>
      <w:r>
        <w:rPr>
          <w:lang w:eastAsia="zh-CN"/>
        </w:rPr>
        <w:t>降低算法的计算开销。</w:t>
      </w:r>
      <w:r>
        <w:rPr>
          <w:lang w:eastAsia="zh-CN"/>
        </w:rPr>
        <w:t xml:space="preserve"> </w:t>
      </w:r>
      <w:r>
        <w:rPr>
          <w:lang w:eastAsia="zh-CN"/>
        </w:rPr>
        <w:t>（</w:t>
      </w:r>
      <w:r>
        <w:rPr>
          <w:lang w:eastAsia="zh-CN"/>
        </w:rPr>
        <w:t>3</w:t>
      </w:r>
      <w:r>
        <w:rPr>
          <w:lang w:eastAsia="zh-CN"/>
        </w:rPr>
        <w:t>）</w:t>
      </w:r>
      <w:r>
        <w:rPr>
          <w:lang w:eastAsia="zh-CN"/>
        </w:rPr>
        <w:t xml:space="preserve"> </w:t>
      </w:r>
      <w:r>
        <w:rPr>
          <w:lang w:eastAsia="zh-CN"/>
        </w:rPr>
        <w:t>去除噪声。</w:t>
      </w:r>
      <w:r>
        <w:rPr>
          <w:lang w:eastAsia="zh-CN"/>
        </w:rPr>
        <w:t xml:space="preserve"> </w:t>
      </w:r>
      <w:r>
        <w:rPr>
          <w:lang w:eastAsia="zh-CN"/>
        </w:rPr>
        <w:t>（</w:t>
      </w:r>
      <w:r>
        <w:rPr>
          <w:lang w:eastAsia="zh-CN"/>
        </w:rPr>
        <w:t>4</w:t>
      </w:r>
      <w:r>
        <w:rPr>
          <w:lang w:eastAsia="zh-CN"/>
        </w:rPr>
        <w:t>）</w:t>
      </w:r>
      <w:r>
        <w:rPr>
          <w:lang w:eastAsia="zh-CN"/>
        </w:rPr>
        <w:t xml:space="preserve"> </w:t>
      </w:r>
      <w:r>
        <w:rPr>
          <w:lang w:eastAsia="zh-CN"/>
        </w:rPr>
        <w:t>使得结果容易理解。</w:t>
      </w:r>
    </w:p>
    <w:p w14:paraId="139AC75B" w14:textId="77777777" w:rsidR="00E61896" w:rsidRDefault="00EC4CF5">
      <w:pPr>
        <w:pStyle w:val="a0"/>
      </w:pPr>
      <w:r>
        <w:t>降维的算法有很多，比如奇异值分解</w:t>
      </w:r>
      <w:r>
        <w:t>(SVD)</w:t>
      </w:r>
      <w:r>
        <w:t>、主成分分析</w:t>
      </w:r>
      <w:r>
        <w:t>(PCA)</w:t>
      </w:r>
      <w:r>
        <w:t>、因子分析</w:t>
      </w:r>
      <w:r>
        <w:t>(FA)</w:t>
      </w:r>
      <w:r>
        <w:t>、独立成分分析</w:t>
      </w:r>
      <w:r>
        <w:t>(ICA)</w:t>
      </w:r>
      <w:r>
        <w:t>。</w:t>
      </w:r>
    </w:p>
    <w:p w14:paraId="33DEB9AA" w14:textId="77777777" w:rsidR="00E61896" w:rsidRDefault="00EC4CF5">
      <w:pPr>
        <w:pStyle w:val="5"/>
      </w:pPr>
      <w:bookmarkStart w:id="4" w:name="pca的概念"/>
      <w:r>
        <w:lastRenderedPageBreak/>
        <w:t>PCA</w:t>
      </w:r>
      <w:r>
        <w:t>的概念</w:t>
      </w:r>
      <w:bookmarkEnd w:id="4"/>
    </w:p>
    <w:p w14:paraId="02856CCD" w14:textId="77777777" w:rsidR="00E61896" w:rsidRDefault="00EC4CF5">
      <w:pPr>
        <w:pStyle w:val="FirstParagraph"/>
        <w:rPr>
          <w:lang w:eastAsia="zh-CN"/>
        </w:rPr>
      </w:pPr>
      <w:r>
        <w:t>PCA(Principal Component Analysis)</w:t>
      </w:r>
      <w:r>
        <w:t>，即主成分分析方法，是一种使用最广泛的数据降维算法。</w:t>
      </w:r>
      <w:r>
        <w:rPr>
          <w:lang w:eastAsia="zh-CN"/>
        </w:rPr>
        <w:t>PCA</w:t>
      </w:r>
      <w:r>
        <w:rPr>
          <w:lang w:eastAsia="zh-CN"/>
        </w:rPr>
        <w:t>的主要思想是将</w:t>
      </w:r>
      <w:r>
        <w:rPr>
          <w:lang w:eastAsia="zh-CN"/>
        </w:rPr>
        <w:t>n</w:t>
      </w:r>
      <w:r>
        <w:rPr>
          <w:lang w:eastAsia="zh-CN"/>
        </w:rPr>
        <w:t>维特征映射到</w:t>
      </w:r>
      <w:r>
        <w:rPr>
          <w:lang w:eastAsia="zh-CN"/>
        </w:rPr>
        <w:t>k</w:t>
      </w:r>
      <w:r>
        <w:rPr>
          <w:lang w:eastAsia="zh-CN"/>
        </w:rPr>
        <w:t>维上，这</w:t>
      </w:r>
      <w:r>
        <w:rPr>
          <w:lang w:eastAsia="zh-CN"/>
        </w:rPr>
        <w:t>k</w:t>
      </w:r>
      <w:r>
        <w:rPr>
          <w:lang w:eastAsia="zh-CN"/>
        </w:rPr>
        <w:t>维是全新的正交特征也被称为主成分，是在原有</w:t>
      </w:r>
      <w:r>
        <w:rPr>
          <w:lang w:eastAsia="zh-CN"/>
        </w:rPr>
        <w:t>n</w:t>
      </w:r>
      <w:r>
        <w:rPr>
          <w:lang w:eastAsia="zh-CN"/>
        </w:rPr>
        <w:t>维特征的基础上重新构造出来的</w:t>
      </w:r>
      <w:r>
        <w:rPr>
          <w:lang w:eastAsia="zh-CN"/>
        </w:rPr>
        <w:t>k</w:t>
      </w:r>
      <w:r>
        <w:rPr>
          <w:lang w:eastAsia="zh-CN"/>
        </w:rPr>
        <w:t>维特征。</w:t>
      </w:r>
      <w:r>
        <w:rPr>
          <w:lang w:eastAsia="zh-CN"/>
        </w:rPr>
        <w:t>PCA</w:t>
      </w:r>
      <w:r>
        <w:rPr>
          <w:lang w:eastAsia="zh-CN"/>
        </w:rPr>
        <w:t>的工作就是从原始的</w:t>
      </w:r>
      <w:r>
        <w:rPr>
          <w:lang w:eastAsia="zh-CN"/>
        </w:rPr>
        <w:t>空间中顺序地找一组相互正交的坐标轴，新的坐标轴的选择与数据本身是密切相关的。其中，第一个新坐标轴选择是原始数据中方差最大的方向，第二个新坐标轴选取是与第一个坐标轴正交的平面中使得方差最大的，第三个轴是与第</w:t>
      </w:r>
      <w:r>
        <w:rPr>
          <w:lang w:eastAsia="zh-CN"/>
        </w:rPr>
        <w:t>1,2</w:t>
      </w:r>
      <w:r>
        <w:rPr>
          <w:lang w:eastAsia="zh-CN"/>
        </w:rPr>
        <w:t>个轴正交的平面中方差最大的。依次类推，可以得到</w:t>
      </w:r>
      <w:r>
        <w:rPr>
          <w:lang w:eastAsia="zh-CN"/>
        </w:rPr>
        <w:t>n</w:t>
      </w:r>
      <w:r>
        <w:rPr>
          <w:lang w:eastAsia="zh-CN"/>
        </w:rPr>
        <w:t>个这样的坐标轴。通过这种方式获得的新的坐标轴，我们发现，大部分方差都包含在前面</w:t>
      </w:r>
      <w:r>
        <w:rPr>
          <w:lang w:eastAsia="zh-CN"/>
        </w:rPr>
        <w:t>k</w:t>
      </w:r>
      <w:r>
        <w:rPr>
          <w:lang w:eastAsia="zh-CN"/>
        </w:rPr>
        <w:t>个坐标轴中，后面的坐标轴所含的方差几乎为</w:t>
      </w:r>
      <w:r>
        <w:rPr>
          <w:lang w:eastAsia="zh-CN"/>
        </w:rPr>
        <w:t>0</w:t>
      </w:r>
      <w:r>
        <w:rPr>
          <w:lang w:eastAsia="zh-CN"/>
        </w:rPr>
        <w:t>。于是，我们可以忽略余下的坐标轴，只保留前面</w:t>
      </w:r>
      <w:r>
        <w:rPr>
          <w:lang w:eastAsia="zh-CN"/>
        </w:rPr>
        <w:t>k</w:t>
      </w:r>
      <w:r>
        <w:rPr>
          <w:lang w:eastAsia="zh-CN"/>
        </w:rPr>
        <w:t>个含有绝大部分方差的坐标轴。事实上，这相当于只保留包含绝大部分方差的维度特征，而忽略包</w:t>
      </w:r>
      <w:r>
        <w:rPr>
          <w:lang w:eastAsia="zh-CN"/>
        </w:rPr>
        <w:t>含方差几乎为</w:t>
      </w:r>
      <w:r>
        <w:rPr>
          <w:lang w:eastAsia="zh-CN"/>
        </w:rPr>
        <w:t>0</w:t>
      </w:r>
      <w:r>
        <w:rPr>
          <w:lang w:eastAsia="zh-CN"/>
        </w:rPr>
        <w:t>的特征维度，实现对数据特征的降维处理。</w:t>
      </w:r>
    </w:p>
    <w:p w14:paraId="53ABB73C" w14:textId="77777777" w:rsidR="00E61896" w:rsidRDefault="00EC4CF5">
      <w:pPr>
        <w:pStyle w:val="a0"/>
        <w:rPr>
          <w:lang w:eastAsia="zh-CN"/>
        </w:rPr>
      </w:pPr>
      <w:r>
        <w:rPr>
          <w:lang w:eastAsia="zh-CN"/>
        </w:rPr>
        <w:t>变换的步骤</w:t>
      </w:r>
    </w:p>
    <w:p w14:paraId="7DA14C91" w14:textId="77777777" w:rsidR="00E61896" w:rsidRDefault="00EC4CF5">
      <w:pPr>
        <w:pStyle w:val="a0"/>
        <w:rPr>
          <w:lang w:eastAsia="zh-CN"/>
        </w:rPr>
      </w:pPr>
      <w:r>
        <w:rPr>
          <w:lang w:eastAsia="zh-CN"/>
        </w:rPr>
        <w:t xml:space="preserve">① </w:t>
      </w:r>
      <w:r>
        <w:rPr>
          <w:lang w:eastAsia="zh-CN"/>
        </w:rPr>
        <w:t>第一步计算矩阵</w:t>
      </w:r>
      <w:r>
        <w:rPr>
          <w:lang w:eastAsia="zh-CN"/>
        </w:rPr>
        <w:t xml:space="preserve"> X </w:t>
      </w:r>
      <w:r>
        <w:rPr>
          <w:lang w:eastAsia="zh-CN"/>
        </w:rPr>
        <w:t>的样本的协方差矩阵</w:t>
      </w:r>
      <w:r>
        <w:rPr>
          <w:lang w:eastAsia="zh-CN"/>
        </w:rPr>
        <w:t xml:space="preserve"> S</w:t>
      </w:r>
      <w:r>
        <w:rPr>
          <w:lang w:eastAsia="zh-CN"/>
        </w:rPr>
        <w:t>（此为不标准</w:t>
      </w:r>
      <w:r>
        <w:rPr>
          <w:lang w:eastAsia="zh-CN"/>
        </w:rPr>
        <w:t>PCA</w:t>
      </w:r>
      <w:r>
        <w:rPr>
          <w:lang w:eastAsia="zh-CN"/>
        </w:rPr>
        <w:t>，标准</w:t>
      </w:r>
      <w:r>
        <w:rPr>
          <w:lang w:eastAsia="zh-CN"/>
        </w:rPr>
        <w:t>PCA</w:t>
      </w:r>
      <w:r>
        <w:rPr>
          <w:lang w:eastAsia="zh-CN"/>
        </w:rPr>
        <w:t>计算相关系数矩阵</w:t>
      </w:r>
      <w:r>
        <w:rPr>
          <w:lang w:eastAsia="zh-CN"/>
        </w:rPr>
        <w:t>C</w:t>
      </w:r>
      <w:r>
        <w:rPr>
          <w:lang w:eastAsia="zh-CN"/>
        </w:rPr>
        <w:t>）</w:t>
      </w:r>
      <w:r>
        <w:rPr>
          <w:lang w:eastAsia="zh-CN"/>
        </w:rPr>
        <w:t xml:space="preserve"> : ② </w:t>
      </w:r>
      <w:r>
        <w:rPr>
          <w:lang w:eastAsia="zh-CN"/>
        </w:rPr>
        <w:t>第二步计算协方差矩阵</w:t>
      </w:r>
      <w:r>
        <w:rPr>
          <w:lang w:eastAsia="zh-CN"/>
        </w:rPr>
        <w:t>S</w:t>
      </w:r>
      <w:r>
        <w:rPr>
          <w:lang w:eastAsia="zh-CN"/>
        </w:rPr>
        <w:t>（或</w:t>
      </w:r>
      <w:r>
        <w:rPr>
          <w:lang w:eastAsia="zh-CN"/>
        </w:rPr>
        <w:t>C</w:t>
      </w:r>
      <w:r>
        <w:rPr>
          <w:lang w:eastAsia="zh-CN"/>
        </w:rPr>
        <w:t>）的特征向量</w:t>
      </w:r>
      <w:r>
        <w:rPr>
          <w:lang w:eastAsia="zh-CN"/>
        </w:rPr>
        <w:t xml:space="preserve"> e1,e2,…,eN</w:t>
      </w:r>
      <w:r>
        <w:rPr>
          <w:lang w:eastAsia="zh-CN"/>
        </w:rPr>
        <w:t>和特征值</w:t>
      </w:r>
      <w:r>
        <w:rPr>
          <w:lang w:eastAsia="zh-CN"/>
        </w:rPr>
        <w:t>t = 1,2,…,N</w:t>
      </w:r>
      <w:r>
        <w:rPr>
          <w:lang w:eastAsia="zh-CN"/>
        </w:rPr>
        <w:t>；</w:t>
      </w:r>
      <w:r>
        <w:rPr>
          <w:lang w:eastAsia="zh-CN"/>
        </w:rPr>
        <w:t xml:space="preserve"> ③ </w:t>
      </w:r>
      <w:r>
        <w:rPr>
          <w:lang w:eastAsia="zh-CN"/>
        </w:rPr>
        <w:t>第三步投影数据到特征向量张成的空间之中。利用公式</w:t>
      </w:r>
      <w:r>
        <w:rPr>
          <w:lang w:eastAsia="zh-CN"/>
        </w:rPr>
        <w:t xml:space="preserve"> </w:t>
      </w:r>
      <w:r>
        <w:rPr>
          <w:noProof/>
        </w:rPr>
        <w:drawing>
          <wp:inline distT="0" distB="0" distL="0" distR="0" wp14:anchorId="62BBFA1D" wp14:editId="6077165B">
            <wp:extent cx="1736591" cy="53019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ttp://210.75.224.110/github/MicrobiomeStatPlot/223PCA/f1.png"/>
                    <pic:cNvPicPr>
                      <a:picLocks noChangeAspect="1" noChangeArrowheads="1"/>
                    </pic:cNvPicPr>
                  </pic:nvPicPr>
                  <pic:blipFill>
                    <a:blip r:embed="rId7"/>
                    <a:stretch>
                      <a:fillRect/>
                    </a:stretch>
                  </pic:blipFill>
                  <pic:spPr bwMode="auto">
                    <a:xfrm>
                      <a:off x="0" y="0"/>
                      <a:ext cx="1736591" cy="530198"/>
                    </a:xfrm>
                    <a:prstGeom prst="rect">
                      <a:avLst/>
                    </a:prstGeom>
                    <a:noFill/>
                    <a:ln w="9525">
                      <a:noFill/>
                      <a:headEnd/>
                      <a:tailEnd/>
                    </a:ln>
                  </pic:spPr>
                </pic:pic>
              </a:graphicData>
            </a:graphic>
          </wp:inline>
        </w:drawing>
      </w:r>
      <w:r>
        <w:rPr>
          <w:lang w:eastAsia="zh-CN"/>
        </w:rPr>
        <w:t>，其中</w:t>
      </w:r>
      <w:r>
        <w:rPr>
          <w:lang w:eastAsia="zh-CN"/>
        </w:rPr>
        <w:t>BV</w:t>
      </w:r>
      <w:r>
        <w:rPr>
          <w:lang w:eastAsia="zh-CN"/>
        </w:rPr>
        <w:t>值是原样本中对应维度的值。</w:t>
      </w:r>
    </w:p>
    <w:p w14:paraId="30034A5E" w14:textId="77777777" w:rsidR="00E61896" w:rsidRDefault="00EC4CF5">
      <w:pPr>
        <w:pStyle w:val="a0"/>
        <w:rPr>
          <w:lang w:eastAsia="zh-CN"/>
        </w:rPr>
      </w:pPr>
      <w:r>
        <w:rPr>
          <w:lang w:eastAsia="zh-CN"/>
        </w:rPr>
        <w:t xml:space="preserve">PCA </w:t>
      </w:r>
      <w:r>
        <w:rPr>
          <w:lang w:eastAsia="zh-CN"/>
        </w:rPr>
        <w:t>的目标是寻找</w:t>
      </w:r>
      <w:r>
        <w:rPr>
          <w:lang w:eastAsia="zh-CN"/>
        </w:rPr>
        <w:t xml:space="preserve"> r </w:t>
      </w:r>
      <w:r>
        <w:rPr>
          <w:lang w:eastAsia="zh-CN"/>
        </w:rPr>
        <w:t>（</w:t>
      </w:r>
      <w:r>
        <w:rPr>
          <w:lang w:eastAsia="zh-CN"/>
        </w:rPr>
        <w:t xml:space="preserve"> r&lt;n </w:t>
      </w:r>
      <w:r>
        <w:rPr>
          <w:lang w:eastAsia="zh-CN"/>
        </w:rPr>
        <w:t>）个新变量，使它们反映事物的主要特征，压缩原有数据矩阵的规模，将特征向量的维数降低，挑选出最少的维数来概括最重要</w:t>
      </w:r>
      <w:r>
        <w:rPr>
          <w:lang w:eastAsia="zh-CN"/>
        </w:rPr>
        <w:t>特征。每个新变量是原有变量的线性组合，体现原有变量的综合效果，具有一定的实际含义。这</w:t>
      </w:r>
      <w:r>
        <w:rPr>
          <w:lang w:eastAsia="zh-CN"/>
        </w:rPr>
        <w:t xml:space="preserve"> r </w:t>
      </w:r>
      <w:r>
        <w:rPr>
          <w:lang w:eastAsia="zh-CN"/>
        </w:rPr>
        <w:t>个新变量称为</w:t>
      </w:r>
      <w:r>
        <w:rPr>
          <w:lang w:eastAsia="zh-CN"/>
        </w:rPr>
        <w:t>“</w:t>
      </w:r>
      <w:r>
        <w:rPr>
          <w:lang w:eastAsia="zh-CN"/>
        </w:rPr>
        <w:t>主成分</w:t>
      </w:r>
      <w:r>
        <w:rPr>
          <w:lang w:eastAsia="zh-CN"/>
        </w:rPr>
        <w:t>”</w:t>
      </w:r>
      <w:r>
        <w:rPr>
          <w:lang w:eastAsia="zh-CN"/>
        </w:rPr>
        <w:t>，它们可以在很大程度上反映原来</w:t>
      </w:r>
      <w:r>
        <w:rPr>
          <w:lang w:eastAsia="zh-CN"/>
        </w:rPr>
        <w:t xml:space="preserve"> n </w:t>
      </w:r>
      <w:r>
        <w:rPr>
          <w:lang w:eastAsia="zh-CN"/>
        </w:rPr>
        <w:t>个变量的影响，并且这些新变量是互不相关的，也是正交的。通过主成分分析，压缩数据空间，将多元数据的特征在低维空间里直观地表示出来。</w:t>
      </w:r>
    </w:p>
    <w:p w14:paraId="0948BD03" w14:textId="77777777" w:rsidR="00E61896" w:rsidRDefault="00EC4CF5">
      <w:pPr>
        <w:pStyle w:val="4"/>
        <w:rPr>
          <w:lang w:eastAsia="zh-CN"/>
        </w:rPr>
      </w:pPr>
      <w:bookmarkStart w:id="5" w:name="pca实例"/>
      <w:r>
        <w:rPr>
          <w:lang w:eastAsia="zh-CN"/>
        </w:rPr>
        <w:t>PCA</w:t>
      </w:r>
      <w:r>
        <w:rPr>
          <w:lang w:eastAsia="zh-CN"/>
        </w:rPr>
        <w:t>实例</w:t>
      </w:r>
      <w:bookmarkEnd w:id="5"/>
    </w:p>
    <w:p w14:paraId="4687CCCB" w14:textId="77777777" w:rsidR="00E61896" w:rsidRDefault="00EC4CF5">
      <w:pPr>
        <w:pStyle w:val="5"/>
        <w:rPr>
          <w:lang w:eastAsia="zh-CN"/>
        </w:rPr>
      </w:pPr>
      <w:bookmarkStart w:id="6" w:name="pca特征箭头"/>
      <w:r>
        <w:rPr>
          <w:lang w:eastAsia="zh-CN"/>
        </w:rPr>
        <w:t>PCA+</w:t>
      </w:r>
      <w:r>
        <w:rPr>
          <w:lang w:eastAsia="zh-CN"/>
        </w:rPr>
        <w:t>特征箭头</w:t>
      </w:r>
      <w:bookmarkEnd w:id="6"/>
    </w:p>
    <w:p w14:paraId="62C86422" w14:textId="77777777" w:rsidR="00E61896" w:rsidRDefault="00EC4CF5">
      <w:pPr>
        <w:pStyle w:val="FirstParagraph"/>
        <w:rPr>
          <w:lang w:eastAsia="zh-CN"/>
        </w:rPr>
      </w:pPr>
      <w:r>
        <w:rPr>
          <w:lang w:eastAsia="zh-CN"/>
        </w:rPr>
        <w:t>华大基因研究团队发表于</w:t>
      </w:r>
      <w:r>
        <w:rPr>
          <w:lang w:eastAsia="zh-CN"/>
        </w:rPr>
        <w:t>Microbiome</w:t>
      </w:r>
      <w:r>
        <w:rPr>
          <w:lang w:eastAsia="zh-CN"/>
        </w:rPr>
        <w:t>的文章</w:t>
      </w:r>
      <w:r>
        <w:rPr>
          <w:lang w:eastAsia="zh-CN"/>
        </w:rPr>
        <w:t>(Zhong et al., 2019)</w:t>
      </w:r>
      <w:r>
        <w:rPr>
          <w:lang w:eastAsia="zh-CN"/>
        </w:rPr>
        <w:t>，研究早期事件和生活方式对幼龄儿童肠道菌群和代谢的影响。在这里，我们选择了文章中两个</w:t>
      </w:r>
      <w:r>
        <w:rPr>
          <w:lang w:eastAsia="zh-CN"/>
        </w:rPr>
        <w:t>PCA</w:t>
      </w:r>
      <w:r>
        <w:rPr>
          <w:lang w:eastAsia="zh-CN"/>
        </w:rPr>
        <w:t>分析结果图为例进行讲解：</w:t>
      </w:r>
    </w:p>
    <w:p w14:paraId="3CB644C4" w14:textId="77777777" w:rsidR="00E61896" w:rsidRDefault="00EC4CF5">
      <w:pPr>
        <w:pStyle w:val="a0"/>
      </w:pPr>
      <w:r>
        <w:rPr>
          <w:noProof/>
        </w:rPr>
        <w:lastRenderedPageBreak/>
        <w:drawing>
          <wp:inline distT="0" distB="0" distL="0" distR="0" wp14:anchorId="53A18982" wp14:editId="77252201">
            <wp:extent cx="5334000" cy="3137275"/>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ttp://210.75.224.110/github/MicrobiomeStatPlot/223PCA/e1.microbiome.png"/>
                    <pic:cNvPicPr>
                      <a:picLocks noChangeAspect="1" noChangeArrowheads="1"/>
                    </pic:cNvPicPr>
                  </pic:nvPicPr>
                  <pic:blipFill>
                    <a:blip r:embed="rId8"/>
                    <a:stretch>
                      <a:fillRect/>
                    </a:stretch>
                  </pic:blipFill>
                  <pic:spPr bwMode="auto">
                    <a:xfrm>
                      <a:off x="0" y="0"/>
                      <a:ext cx="5334000" cy="3137275"/>
                    </a:xfrm>
                    <a:prstGeom prst="rect">
                      <a:avLst/>
                    </a:prstGeom>
                    <a:noFill/>
                    <a:ln w="9525">
                      <a:noFill/>
                      <a:headEnd/>
                      <a:tailEnd/>
                    </a:ln>
                  </pic:spPr>
                </pic:pic>
              </a:graphicData>
            </a:graphic>
          </wp:inline>
        </w:drawing>
      </w:r>
    </w:p>
    <w:p w14:paraId="3778F9EE" w14:textId="77777777" w:rsidR="00E61896" w:rsidRDefault="00EC4CF5">
      <w:pPr>
        <w:pStyle w:val="a0"/>
        <w:rPr>
          <w:lang w:eastAsia="zh-CN"/>
        </w:rPr>
      </w:pPr>
      <w:r>
        <w:rPr>
          <w:lang w:eastAsia="zh-CN"/>
        </w:rPr>
        <w:t>图</w:t>
      </w:r>
      <w:r>
        <w:rPr>
          <w:lang w:eastAsia="zh-CN"/>
        </w:rPr>
        <w:t xml:space="preserve">1c. </w:t>
      </w:r>
      <w:r>
        <w:rPr>
          <w:lang w:eastAsia="zh-CN"/>
        </w:rPr>
        <w:t>属水平</w:t>
      </w:r>
      <w:r>
        <w:rPr>
          <w:lang w:eastAsia="zh-CN"/>
        </w:rPr>
        <w:t>PCA</w:t>
      </w:r>
      <w:r>
        <w:rPr>
          <w:lang w:eastAsia="zh-CN"/>
        </w:rPr>
        <w:t>主成分分析</w:t>
      </w:r>
    </w:p>
    <w:p w14:paraId="3718FA6D" w14:textId="77777777" w:rsidR="00E61896" w:rsidRDefault="00EC4CF5">
      <w:pPr>
        <w:pStyle w:val="a0"/>
      </w:pPr>
      <w:r>
        <w:t>Figure 1c. Genus-based principal component analysis (PCA) of children and adults.</w:t>
      </w:r>
    </w:p>
    <w:p w14:paraId="544BEEB4" w14:textId="77777777" w:rsidR="00E61896" w:rsidRDefault="00EC4CF5">
      <w:pPr>
        <w:pStyle w:val="a0"/>
        <w:rPr>
          <w:lang w:eastAsia="zh-CN"/>
        </w:rPr>
      </w:pPr>
      <w:r>
        <w:rPr>
          <w:lang w:eastAsia="zh-CN"/>
        </w:rPr>
        <w:t>结果：</w:t>
      </w:r>
      <w:r>
        <w:rPr>
          <w:lang w:eastAsia="zh-CN"/>
        </w:rPr>
        <w:t>PCA</w:t>
      </w:r>
      <w:r>
        <w:rPr>
          <w:lang w:eastAsia="zh-CN"/>
        </w:rPr>
        <w:t>分析揭示儿童和成年人肠道菌群没有明显区别</w:t>
      </w:r>
    </w:p>
    <w:p w14:paraId="001157B2" w14:textId="77777777" w:rsidR="00E61896" w:rsidRDefault="00EC4CF5">
      <w:pPr>
        <w:pStyle w:val="a0"/>
      </w:pPr>
      <w:r>
        <w:t>Principal component analysis (PCA) based on genus profiles showed no separation between Dutch children and adults.</w:t>
      </w:r>
    </w:p>
    <w:p w14:paraId="345DF526" w14:textId="77777777" w:rsidR="00E61896" w:rsidRDefault="00EC4CF5">
      <w:pPr>
        <w:pStyle w:val="5"/>
      </w:pPr>
      <w:bookmarkStart w:id="7" w:name="pca特征箭头箱线图"/>
      <w:r>
        <w:lastRenderedPageBreak/>
        <w:t>PCA+</w:t>
      </w:r>
      <w:r>
        <w:t>特征箭头</w:t>
      </w:r>
      <w:r>
        <w:t>+</w:t>
      </w:r>
      <w:r>
        <w:t>箱线图</w:t>
      </w:r>
      <w:bookmarkEnd w:id="7"/>
    </w:p>
    <w:p w14:paraId="1392701A" w14:textId="77777777" w:rsidR="00E61896" w:rsidRDefault="00EC4CF5">
      <w:pPr>
        <w:pStyle w:val="FirstParagraph"/>
      </w:pPr>
      <w:r>
        <w:rPr>
          <w:noProof/>
        </w:rPr>
        <w:drawing>
          <wp:inline distT="0" distB="0" distL="0" distR="0" wp14:anchorId="66968223" wp14:editId="370B69A2">
            <wp:extent cx="4126326" cy="336560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210.75.224.110/github/MicrobiomeStatPlot/223PCA/e2.microbiome.png"/>
                    <pic:cNvPicPr>
                      <a:picLocks noChangeAspect="1" noChangeArrowheads="1"/>
                    </pic:cNvPicPr>
                  </pic:nvPicPr>
                  <pic:blipFill>
                    <a:blip r:embed="rId9"/>
                    <a:stretch>
                      <a:fillRect/>
                    </a:stretch>
                  </pic:blipFill>
                  <pic:spPr bwMode="auto">
                    <a:xfrm>
                      <a:off x="0" y="0"/>
                      <a:ext cx="4126326" cy="3365606"/>
                    </a:xfrm>
                    <a:prstGeom prst="rect">
                      <a:avLst/>
                    </a:prstGeom>
                    <a:noFill/>
                    <a:ln w="9525">
                      <a:noFill/>
                      <a:headEnd/>
                      <a:tailEnd/>
                    </a:ln>
                  </pic:spPr>
                </pic:pic>
              </a:graphicData>
            </a:graphic>
          </wp:inline>
        </w:drawing>
      </w:r>
    </w:p>
    <w:p w14:paraId="73E34685" w14:textId="77777777" w:rsidR="00E61896" w:rsidRDefault="00EC4CF5">
      <w:pPr>
        <w:pStyle w:val="a0"/>
        <w:rPr>
          <w:lang w:eastAsia="zh-CN"/>
        </w:rPr>
      </w:pPr>
      <w:r>
        <w:rPr>
          <w:lang w:eastAsia="zh-CN"/>
        </w:rPr>
        <w:t>图</w:t>
      </w:r>
      <w:r>
        <w:rPr>
          <w:lang w:eastAsia="zh-CN"/>
        </w:rPr>
        <w:t xml:space="preserve">3. </w:t>
      </w:r>
      <w:r>
        <w:rPr>
          <w:lang w:eastAsia="zh-CN"/>
        </w:rPr>
        <w:t>多种早期事件和学龄前生活方式与肠道菌群有关。</w:t>
      </w:r>
      <w:r>
        <w:rPr>
          <w:lang w:eastAsia="zh-CN"/>
        </w:rPr>
        <w:t>a</w:t>
      </w:r>
      <w:r>
        <w:rPr>
          <w:lang w:eastAsia="zh-CN"/>
        </w:rPr>
        <w:t>：</w:t>
      </w:r>
      <w:r>
        <w:rPr>
          <w:lang w:eastAsia="zh-CN"/>
        </w:rPr>
        <w:t>PCA</w:t>
      </w:r>
      <w:r>
        <w:rPr>
          <w:lang w:eastAsia="zh-CN"/>
        </w:rPr>
        <w:t>显示了儿童的多变量以及不同因素对</w:t>
      </w:r>
      <w:r>
        <w:rPr>
          <w:lang w:eastAsia="zh-CN"/>
        </w:rPr>
        <w:t>PC1</w:t>
      </w:r>
      <w:r>
        <w:rPr>
          <w:lang w:eastAsia="zh-CN"/>
        </w:rPr>
        <w:t>和</w:t>
      </w:r>
      <w:r>
        <w:rPr>
          <w:lang w:eastAsia="zh-CN"/>
        </w:rPr>
        <w:t>PC2</w:t>
      </w:r>
      <w:r>
        <w:rPr>
          <w:lang w:eastAsia="zh-CN"/>
        </w:rPr>
        <w:t>的主要影响。将包括早期事件和学龄前生活方式在内的</w:t>
      </w:r>
      <w:r>
        <w:rPr>
          <w:lang w:eastAsia="zh-CN"/>
        </w:rPr>
        <w:t>18</w:t>
      </w:r>
      <w:r>
        <w:rPr>
          <w:lang w:eastAsia="zh-CN"/>
        </w:rPr>
        <w:t>个因素进行</w:t>
      </w:r>
      <w:r>
        <w:rPr>
          <w:lang w:eastAsia="zh-CN"/>
        </w:rPr>
        <w:t>PCA</w:t>
      </w:r>
      <w:r>
        <w:rPr>
          <w:lang w:eastAsia="zh-CN"/>
        </w:rPr>
        <w:t>分析，其中</w:t>
      </w:r>
      <w:r>
        <w:rPr>
          <w:lang w:eastAsia="zh-CN"/>
        </w:rPr>
        <w:t>PC1</w:t>
      </w:r>
      <w:r>
        <w:rPr>
          <w:lang w:eastAsia="zh-CN"/>
        </w:rPr>
        <w:t>或</w:t>
      </w:r>
      <w:r>
        <w:rPr>
          <w:lang w:eastAsia="zh-CN"/>
        </w:rPr>
        <w:t>PC2</w:t>
      </w:r>
      <w:r>
        <w:rPr>
          <w:lang w:eastAsia="zh-CN"/>
        </w:rPr>
        <w:t>成分得分</w:t>
      </w:r>
      <w:r>
        <w:rPr>
          <w:lang w:eastAsia="zh-CN"/>
        </w:rPr>
        <w:t xml:space="preserve"> ≥ 0.2</w:t>
      </w:r>
      <w:r>
        <w:rPr>
          <w:lang w:eastAsia="zh-CN"/>
        </w:rPr>
        <w:t>的因素为主要影响因素。箱形图显示</w:t>
      </w:r>
      <w:r>
        <w:rPr>
          <w:lang w:eastAsia="zh-CN"/>
        </w:rPr>
        <w:t>各肠型内</w:t>
      </w:r>
      <w:r>
        <w:rPr>
          <w:lang w:eastAsia="zh-CN"/>
        </w:rPr>
        <w:t>PC1</w:t>
      </w:r>
      <w:r>
        <w:rPr>
          <w:lang w:eastAsia="zh-CN"/>
        </w:rPr>
        <w:t>和</w:t>
      </w:r>
      <w:r>
        <w:rPr>
          <w:lang w:eastAsia="zh-CN"/>
        </w:rPr>
        <w:t>PC2</w:t>
      </w:r>
      <w:r>
        <w:rPr>
          <w:lang w:eastAsia="zh-CN"/>
        </w:rPr>
        <w:t>评分的总体分布</w:t>
      </w:r>
      <w:r>
        <w:rPr>
          <w:lang w:eastAsia="zh-CN"/>
        </w:rPr>
        <w:t>(#P&lt;0.05</w:t>
      </w:r>
      <w:r>
        <w:rPr>
          <w:lang w:eastAsia="zh-CN"/>
        </w:rPr>
        <w:t>；</w:t>
      </w:r>
      <w:r>
        <w:rPr>
          <w:lang w:eastAsia="zh-CN"/>
        </w:rPr>
        <w:t>Wilcoxon</w:t>
      </w:r>
      <w:r>
        <w:rPr>
          <w:lang w:eastAsia="zh-CN"/>
        </w:rPr>
        <w:t>秩和检验</w:t>
      </w:r>
      <w:r>
        <w:rPr>
          <w:lang w:eastAsia="zh-CN"/>
        </w:rPr>
        <w:t>)</w:t>
      </w:r>
      <w:r>
        <w:rPr>
          <w:lang w:eastAsia="zh-CN"/>
        </w:rPr>
        <w:t>。</w:t>
      </w:r>
    </w:p>
    <w:p w14:paraId="71155B8B" w14:textId="77777777" w:rsidR="00E61896" w:rsidRDefault="00EC4CF5">
      <w:pPr>
        <w:pStyle w:val="a0"/>
      </w:pPr>
      <w:r>
        <w:t xml:space="preserve">Multiple early events and pre-school lifestyle associated with the school-age gut microbiota. a PCA showing the multivariate variation of children and the major contributions of different factors to PC1 and PC2. A </w:t>
      </w:r>
      <w:r>
        <w:t>total of 18 factors including early events and pre-school lifestyle were subjected to PCA, and those factors with component scores for PC1 or PC2 ≥ 0.2 were shown as major contributors. Box plots showing the overall distribution of PC1 and PC2 scores withi</w:t>
      </w:r>
      <w:r>
        <w:t>n each enterotype (#P&lt;0.05; Wilcoxon rank-sum test).</w:t>
      </w:r>
    </w:p>
    <w:p w14:paraId="5B65CDD1" w14:textId="77777777" w:rsidR="00E61896" w:rsidRDefault="00EC4CF5">
      <w:pPr>
        <w:pStyle w:val="a0"/>
        <w:rPr>
          <w:lang w:eastAsia="zh-CN"/>
        </w:rPr>
      </w:pPr>
      <w:r>
        <w:rPr>
          <w:lang w:eastAsia="zh-CN"/>
        </w:rPr>
        <w:t>结果：我们发现母乳喂养持续时间、母亲教育水平和学前饮食模式，包括摄入的蛋白质、纤维、及奶制品在</w:t>
      </w:r>
      <w:r>
        <w:rPr>
          <w:lang w:eastAsia="zh-CN"/>
        </w:rPr>
        <w:t>PC1</w:t>
      </w:r>
      <w:r>
        <w:rPr>
          <w:lang w:eastAsia="zh-CN"/>
        </w:rPr>
        <w:t>中贡献最多</w:t>
      </w:r>
      <w:r>
        <w:rPr>
          <w:lang w:eastAsia="zh-CN"/>
        </w:rPr>
        <w:t xml:space="preserve"> (15.05%)</w:t>
      </w:r>
      <w:r>
        <w:rPr>
          <w:lang w:eastAsia="zh-CN"/>
        </w:rPr>
        <w:t>，</w:t>
      </w:r>
      <w:r>
        <w:rPr>
          <w:lang w:eastAsia="zh-CN"/>
        </w:rPr>
        <w:t>PC2</w:t>
      </w:r>
      <w:r>
        <w:rPr>
          <w:lang w:eastAsia="zh-CN"/>
        </w:rPr>
        <w:t>中儿童的碳水化合物和脂肪总摄入量是第二个最重要的变量</w:t>
      </w:r>
      <w:r>
        <w:rPr>
          <w:lang w:eastAsia="zh-CN"/>
        </w:rPr>
        <w:t xml:space="preserve"> (12.74%)</w:t>
      </w:r>
      <w:r>
        <w:rPr>
          <w:lang w:eastAsia="zh-CN"/>
        </w:rPr>
        <w:t>。</w:t>
      </w:r>
      <w:r>
        <w:rPr>
          <w:lang w:eastAsia="zh-CN"/>
        </w:rPr>
        <w:t>E3</w:t>
      </w:r>
      <w:r>
        <w:rPr>
          <w:lang w:eastAsia="zh-CN"/>
        </w:rPr>
        <w:t>组儿童的</w:t>
      </w:r>
      <w:r>
        <w:rPr>
          <w:lang w:eastAsia="zh-CN"/>
        </w:rPr>
        <w:t>PC1</w:t>
      </w:r>
      <w:r>
        <w:rPr>
          <w:lang w:eastAsia="zh-CN"/>
        </w:rPr>
        <w:t>得分低于</w:t>
      </w:r>
      <w:r>
        <w:rPr>
          <w:lang w:eastAsia="zh-CN"/>
        </w:rPr>
        <w:t>E1</w:t>
      </w:r>
      <w:r>
        <w:rPr>
          <w:lang w:eastAsia="zh-CN"/>
        </w:rPr>
        <w:t>组，但</w:t>
      </w:r>
      <w:r>
        <w:rPr>
          <w:lang w:eastAsia="zh-CN"/>
        </w:rPr>
        <w:t>PC2</w:t>
      </w:r>
      <w:r>
        <w:rPr>
          <w:lang w:eastAsia="zh-CN"/>
        </w:rPr>
        <w:t>得分高于</w:t>
      </w:r>
      <w:r>
        <w:rPr>
          <w:lang w:eastAsia="zh-CN"/>
        </w:rPr>
        <w:t>E1</w:t>
      </w:r>
      <w:r>
        <w:rPr>
          <w:lang w:eastAsia="zh-CN"/>
        </w:rPr>
        <w:t>组</w:t>
      </w:r>
      <w:r>
        <w:rPr>
          <w:lang w:eastAsia="zh-CN"/>
        </w:rPr>
        <w:t>(</w:t>
      </w:r>
      <w:r>
        <w:rPr>
          <w:lang w:eastAsia="zh-CN"/>
        </w:rPr>
        <w:t>图</w:t>
      </w:r>
      <w:r>
        <w:rPr>
          <w:lang w:eastAsia="zh-CN"/>
        </w:rPr>
        <w:t>3a, Wilcoxon</w:t>
      </w:r>
      <w:r>
        <w:rPr>
          <w:lang w:eastAsia="zh-CN"/>
        </w:rPr>
        <w:t>秩和检验，</w:t>
      </w:r>
      <w:r>
        <w:rPr>
          <w:lang w:eastAsia="zh-CN"/>
        </w:rPr>
        <w:t>P &lt; 0.05)</w:t>
      </w:r>
      <w:r>
        <w:rPr>
          <w:lang w:eastAsia="zh-CN"/>
        </w:rPr>
        <w:t>。这种肠型间的差异是由</w:t>
      </w:r>
      <w:r>
        <w:rPr>
          <w:lang w:eastAsia="zh-CN"/>
        </w:rPr>
        <w:t>PC1</w:t>
      </w:r>
      <w:r>
        <w:rPr>
          <w:lang w:eastAsia="zh-CN"/>
        </w:rPr>
        <w:t>评分的主要因素决定的，如</w:t>
      </w:r>
      <w:r>
        <w:rPr>
          <w:lang w:eastAsia="zh-CN"/>
        </w:rPr>
        <w:t xml:space="preserve"> E3</w:t>
      </w:r>
      <w:r>
        <w:rPr>
          <w:lang w:eastAsia="zh-CN"/>
        </w:rPr>
        <w:t>组中较短的母乳喂养时间以及较</w:t>
      </w:r>
      <w:r>
        <w:rPr>
          <w:lang w:eastAsia="zh-CN"/>
        </w:rPr>
        <w:t>少的膳食纤维和植物性蛋白摄入量</w:t>
      </w:r>
      <w:r>
        <w:rPr>
          <w:lang w:eastAsia="zh-CN"/>
        </w:rPr>
        <w:t xml:space="preserve"> (Kruskal-Wallis</w:t>
      </w:r>
      <w:r>
        <w:rPr>
          <w:lang w:eastAsia="zh-CN"/>
        </w:rPr>
        <w:t>检验</w:t>
      </w:r>
      <w:r>
        <w:rPr>
          <w:lang w:eastAsia="zh-CN"/>
        </w:rPr>
        <w:t>, P &lt; 0.05)</w:t>
      </w:r>
      <w:r>
        <w:rPr>
          <w:lang w:eastAsia="zh-CN"/>
        </w:rPr>
        <w:t>。</w:t>
      </w:r>
    </w:p>
    <w:p w14:paraId="6B95C189" w14:textId="77777777" w:rsidR="00E61896" w:rsidRDefault="00EC4CF5">
      <w:pPr>
        <w:pStyle w:val="a0"/>
      </w:pPr>
      <w:r>
        <w:t xml:space="preserve">We found that breastfeeding duration, educational level of mother at childbirth, and pre-school dietary patterns including intake of protein, fiber, and milk products contributed most to the variability in PC1 </w:t>
      </w:r>
      <w:r>
        <w:t xml:space="preserve">(15.05%, Fig. 3a), and total intake of </w:t>
      </w:r>
      <w:r>
        <w:lastRenderedPageBreak/>
        <w:t>carbohydrates and fat represented the second most important variation among children, as displayed in PC2 (12.74%, Fig. 3a). Interestingly, children in E3 exhibited lower PC1 scores but higher PC2 scores than children</w:t>
      </w:r>
      <w:r>
        <w:t xml:space="preserve"> in E1 (Fig. 3a, Wilcoxon rank-sum test, P &lt; 0.05). This inter-enterotype difference was governed by specific major contributors of the PC1 scores, including shorter breastfeeding duration and less intake of dietary fiber and plant-based protein in E3 as c</w:t>
      </w:r>
      <w:r>
        <w:t>ompared to the two other enterotypes (Kruskal-Wallis test, P &lt; 0.05).</w:t>
      </w:r>
    </w:p>
    <w:p w14:paraId="6B2E9336" w14:textId="77777777" w:rsidR="00E61896" w:rsidRDefault="00EC4CF5">
      <w:pPr>
        <w:pStyle w:val="5"/>
      </w:pPr>
      <w:bookmarkStart w:id="8" w:name="pca形状分组门着色"/>
      <w:r>
        <w:t>PCA+</w:t>
      </w:r>
      <w:r>
        <w:t>形状分组</w:t>
      </w:r>
      <w:r>
        <w:t>+</w:t>
      </w:r>
      <w:r>
        <w:t>门着色</w:t>
      </w:r>
      <w:bookmarkEnd w:id="8"/>
    </w:p>
    <w:p w14:paraId="74D274ED" w14:textId="77777777" w:rsidR="00E61896" w:rsidRDefault="00EC4CF5">
      <w:pPr>
        <w:pStyle w:val="FirstParagraph"/>
      </w:pPr>
      <w:r>
        <w:t>例</w:t>
      </w:r>
      <w:r>
        <w:t>3</w:t>
      </w:r>
      <w:r>
        <w:t>：</w:t>
      </w:r>
      <w:r>
        <w:t>Robert D. Finn</w:t>
      </w:r>
      <w:r>
        <w:t>团队发表于</w:t>
      </w:r>
      <w:r>
        <w:t>Nature</w:t>
      </w:r>
      <w:r>
        <w:t>的文章</w:t>
      </w:r>
      <w:r>
        <w:t>(Almeida et al., 2019)</w:t>
      </w:r>
      <w:r>
        <w:t>，构建了人类肠道微生物群的基因组蓝图。</w:t>
      </w:r>
    </w:p>
    <w:p w14:paraId="48DCA11B" w14:textId="77777777" w:rsidR="00E61896" w:rsidRDefault="00EC4CF5">
      <w:pPr>
        <w:pStyle w:val="a0"/>
      </w:pPr>
      <w:r>
        <w:rPr>
          <w:noProof/>
        </w:rPr>
        <w:drawing>
          <wp:inline distT="0" distB="0" distL="0" distR="0" wp14:anchorId="4BE03B6D" wp14:editId="74549AB0">
            <wp:extent cx="5071462" cy="246657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ttp://210.75.224.110/github/MicrobiomeStatPlot/223PCA/e3.nautre.png"/>
                    <pic:cNvPicPr>
                      <a:picLocks noChangeAspect="1" noChangeArrowheads="1"/>
                    </pic:cNvPicPr>
                  </pic:nvPicPr>
                  <pic:blipFill>
                    <a:blip r:embed="rId10"/>
                    <a:stretch>
                      <a:fillRect/>
                    </a:stretch>
                  </pic:blipFill>
                  <pic:spPr bwMode="auto">
                    <a:xfrm>
                      <a:off x="0" y="0"/>
                      <a:ext cx="5071462" cy="2466574"/>
                    </a:xfrm>
                    <a:prstGeom prst="rect">
                      <a:avLst/>
                    </a:prstGeom>
                    <a:noFill/>
                    <a:ln w="9525">
                      <a:noFill/>
                      <a:headEnd/>
                      <a:tailEnd/>
                    </a:ln>
                  </pic:spPr>
                </pic:pic>
              </a:graphicData>
            </a:graphic>
          </wp:inline>
        </w:drawing>
      </w:r>
    </w:p>
    <w:p w14:paraId="531D7022" w14:textId="77777777" w:rsidR="00E61896" w:rsidRDefault="00EC4CF5">
      <w:pPr>
        <w:pStyle w:val="a0"/>
        <w:rPr>
          <w:lang w:eastAsia="zh-CN"/>
        </w:rPr>
      </w:pPr>
      <w:r>
        <w:rPr>
          <w:lang w:eastAsia="zh-CN"/>
        </w:rPr>
        <w:t>Fig 5</w:t>
      </w:r>
      <w:r>
        <w:rPr>
          <w:lang w:eastAsia="zh-CN"/>
        </w:rPr>
        <w:t>：未培养的物种具有独特的功能。</w:t>
      </w:r>
      <w:r>
        <w:rPr>
          <w:lang w:eastAsia="zh-CN"/>
        </w:rPr>
        <w:t>a</w:t>
      </w:r>
      <w:r>
        <w:rPr>
          <w:lang w:eastAsia="zh-CN"/>
        </w:rPr>
        <w:t>、以已知人类参考基因组（</w:t>
      </w:r>
      <w:r>
        <w:rPr>
          <w:lang w:eastAsia="zh-CN"/>
        </w:rPr>
        <w:t>HGR</w:t>
      </w:r>
      <w:r>
        <w:rPr>
          <w:lang w:eastAsia="zh-CN"/>
        </w:rPr>
        <w:t>：</w:t>
      </w:r>
      <w:r>
        <w:rPr>
          <w:lang w:eastAsia="zh-CN"/>
        </w:rPr>
        <w:t>553</w:t>
      </w:r>
      <w:r>
        <w:rPr>
          <w:lang w:eastAsia="zh-CN"/>
        </w:rPr>
        <w:t>个基因组）和未分类物种宏基因组（</w:t>
      </w:r>
      <w:r>
        <w:rPr>
          <w:lang w:eastAsia="zh-CN"/>
        </w:rPr>
        <w:t>UMGS</w:t>
      </w:r>
      <w:r>
        <w:rPr>
          <w:lang w:eastAsia="zh-CN"/>
        </w:rPr>
        <w:t>：</w:t>
      </w:r>
      <w:r>
        <w:rPr>
          <w:lang w:eastAsia="zh-CN"/>
        </w:rPr>
        <w:t>1952</w:t>
      </w:r>
      <w:r>
        <w:rPr>
          <w:lang w:eastAsia="zh-CN"/>
        </w:rPr>
        <w:t>个基因组）的基因组特性</w:t>
      </w:r>
      <w:r>
        <w:rPr>
          <w:lang w:eastAsia="zh-CN"/>
        </w:rPr>
        <w:t>(Genome Properties, GP</w:t>
      </w:r>
      <w:r>
        <w:rPr>
          <w:lang w:eastAsia="zh-CN"/>
        </w:rPr>
        <w:t>s)</w:t>
      </w:r>
      <w:r>
        <w:rPr>
          <w:lang w:eastAsia="zh-CN"/>
        </w:rPr>
        <w:t>进行</w:t>
      </w:r>
      <w:r>
        <w:rPr>
          <w:lang w:eastAsia="zh-CN"/>
        </w:rPr>
        <w:t>PCA</w:t>
      </w:r>
      <w:r>
        <w:rPr>
          <w:lang w:eastAsia="zh-CN"/>
        </w:rPr>
        <w:t>主成分分析，以门水平上色。</w:t>
      </w:r>
    </w:p>
    <w:p w14:paraId="2B63B4B3" w14:textId="77777777" w:rsidR="00E61896" w:rsidRDefault="00EC4CF5">
      <w:pPr>
        <w:pStyle w:val="a0"/>
      </w:pPr>
      <w:r>
        <w:t>The uncultured species have a distinct functional capacity.a, Principal component analysis (PCA) based on GPs of the HGR (n = 553 genomes) and the UMGS (n = 1,952 genomes) coloured by phylum.</w:t>
      </w:r>
    </w:p>
    <w:p w14:paraId="2B180388" w14:textId="77777777" w:rsidR="00E61896" w:rsidRDefault="00EC4CF5">
      <w:pPr>
        <w:pStyle w:val="a0"/>
        <w:rPr>
          <w:lang w:eastAsia="zh-CN"/>
        </w:rPr>
      </w:pPr>
      <w:r>
        <w:rPr>
          <w:lang w:eastAsia="zh-CN"/>
        </w:rPr>
        <w:t>结果：我们使用</w:t>
      </w:r>
      <w:r>
        <w:rPr>
          <w:lang w:eastAsia="zh-CN"/>
        </w:rPr>
        <w:t>GhostKOALA</w:t>
      </w:r>
      <w:r>
        <w:rPr>
          <w:lang w:eastAsia="zh-CN"/>
        </w:rPr>
        <w:t>生成</w:t>
      </w:r>
      <w:r>
        <w:rPr>
          <w:lang w:eastAsia="zh-CN"/>
        </w:rPr>
        <w:t>KEGG Orthology (KO)</w:t>
      </w:r>
      <w:r>
        <w:rPr>
          <w:lang w:eastAsia="zh-CN"/>
        </w:rPr>
        <w:t>注释，以跟</w:t>
      </w:r>
      <w:r>
        <w:rPr>
          <w:lang w:eastAsia="zh-CN"/>
        </w:rPr>
        <w:t>踪不同</w:t>
      </w:r>
      <w:r>
        <w:rPr>
          <w:lang w:eastAsia="zh-CN"/>
        </w:rPr>
        <w:t>UMGS</w:t>
      </w:r>
      <w:r>
        <w:rPr>
          <w:lang w:eastAsia="zh-CN"/>
        </w:rPr>
        <w:t>和</w:t>
      </w:r>
      <w:r>
        <w:rPr>
          <w:lang w:eastAsia="zh-CN"/>
        </w:rPr>
        <w:t>HGR</w:t>
      </w:r>
      <w:r>
        <w:rPr>
          <w:lang w:eastAsia="zh-CN"/>
        </w:rPr>
        <w:t>集合中特定功能类别的差异丰度。在全球范围内，通过对</w:t>
      </w:r>
      <w:r>
        <w:rPr>
          <w:lang w:eastAsia="zh-CN"/>
        </w:rPr>
        <w:t>GPs</w:t>
      </w:r>
      <w:r>
        <w:rPr>
          <w:lang w:eastAsia="zh-CN"/>
        </w:rPr>
        <w:t>的分类组成分析，发现按门水平分类分离良好，特别是拟杆菌门和变形菌门显示出独特的功能特征。</w:t>
      </w:r>
    </w:p>
    <w:p w14:paraId="534C3D57" w14:textId="77777777" w:rsidR="00E61896" w:rsidRDefault="00EC4CF5">
      <w:pPr>
        <w:pStyle w:val="a0"/>
      </w:pPr>
      <w:r>
        <w:t>In parallel, we used GhostKOALA to generate KEGG Orthology (KO) annotations to track the differential abundance of specific functional categories across the UMGS and HGR se</w:t>
      </w:r>
      <w:r>
        <w:t>ts. Globally, by analyzing the repertoire of GPs according to the taxonomic composition, we observed a good separation by phylum (ANOSIM R = 0.42, P &lt; 0.001), with the Bacteroidetes and Proteobacteria taxa in particular displaying very distinctive function</w:t>
      </w:r>
      <w:r>
        <w:t>al profiles (Fig. 5a).</w:t>
      </w:r>
    </w:p>
    <w:p w14:paraId="2EDA10A4" w14:textId="77777777" w:rsidR="00E61896" w:rsidRDefault="00EC4CF5">
      <w:pPr>
        <w:pStyle w:val="5"/>
        <w:rPr>
          <w:lang w:eastAsia="zh-CN"/>
        </w:rPr>
      </w:pPr>
      <w:bookmarkStart w:id="9" w:name="总结"/>
      <w:r>
        <w:rPr>
          <w:lang w:eastAsia="zh-CN"/>
        </w:rPr>
        <w:lastRenderedPageBreak/>
        <w:t>总结</w:t>
      </w:r>
      <w:bookmarkEnd w:id="9"/>
    </w:p>
    <w:p w14:paraId="7EBD3BD7" w14:textId="77777777" w:rsidR="00E61896" w:rsidRDefault="00EC4CF5">
      <w:pPr>
        <w:pStyle w:val="FirstParagraph"/>
        <w:rPr>
          <w:lang w:eastAsia="zh-CN"/>
        </w:rPr>
      </w:pPr>
      <w:r>
        <w:rPr>
          <w:lang w:eastAsia="zh-CN"/>
        </w:rPr>
        <w:t>PCA</w:t>
      </w:r>
      <w:r>
        <w:rPr>
          <w:lang w:eastAsia="zh-CN"/>
        </w:rPr>
        <w:t>主成分图中坐标轴</w:t>
      </w:r>
      <w:r>
        <w:rPr>
          <w:lang w:eastAsia="zh-CN"/>
        </w:rPr>
        <w:t>PC1/2</w:t>
      </w:r>
      <w:r>
        <w:rPr>
          <w:lang w:eastAsia="zh-CN"/>
        </w:rPr>
        <w:t>的数值为总体差异的解释率；图中点代表样品，颜色代表分组；箭头代表原始变量，其中方向代表原始变量与主成分的相关性，长度代表原始数据对主成分的贡献度。</w:t>
      </w:r>
    </w:p>
    <w:p w14:paraId="3CADA642" w14:textId="77777777" w:rsidR="00E61896" w:rsidRDefault="00EC4CF5">
      <w:pPr>
        <w:pStyle w:val="a0"/>
        <w:rPr>
          <w:lang w:eastAsia="zh-CN"/>
        </w:rPr>
      </w:pPr>
      <w:r>
        <w:rPr>
          <w:lang w:eastAsia="zh-CN"/>
        </w:rPr>
        <w:t>做</w:t>
      </w:r>
      <w:r>
        <w:rPr>
          <w:lang w:eastAsia="zh-CN"/>
        </w:rPr>
        <w:t>PCA</w:t>
      </w:r>
      <w:r>
        <w:rPr>
          <w:lang w:eastAsia="zh-CN"/>
        </w:rPr>
        <w:t>，首先要构建特征</w:t>
      </w:r>
      <w:r>
        <w:rPr>
          <w:lang w:eastAsia="zh-CN"/>
        </w:rPr>
        <w:t>/</w:t>
      </w:r>
      <w:r>
        <w:rPr>
          <w:lang w:eastAsia="zh-CN"/>
        </w:rPr>
        <w:t>变量的协方差矩阵，然后对其特征值和特征向量进行排序，根据需要取前面最重要的部分，将后面的维数省去，可以达到降维，从而达到简化模型或对数据进行压缩的效果，同时最大程度的保持了原有数据的信息。</w:t>
      </w:r>
    </w:p>
    <w:p w14:paraId="6CD01541" w14:textId="77777777" w:rsidR="00E61896" w:rsidRDefault="00EC4CF5">
      <w:pPr>
        <w:pStyle w:val="a0"/>
        <w:rPr>
          <w:lang w:eastAsia="zh-CN"/>
        </w:rPr>
      </w:pPr>
      <w:r>
        <w:rPr>
          <w:lang w:eastAsia="zh-CN"/>
        </w:rPr>
        <w:t>但是</w:t>
      </w:r>
      <w:r>
        <w:rPr>
          <w:lang w:eastAsia="zh-CN"/>
        </w:rPr>
        <w:t>PCA</w:t>
      </w:r>
      <w:r>
        <w:rPr>
          <w:lang w:eastAsia="zh-CN"/>
        </w:rPr>
        <w:t>原理主要是为了消除变量之间的相关性，并且假设这种相关性</w:t>
      </w:r>
      <w:r>
        <w:rPr>
          <w:lang w:eastAsia="zh-CN"/>
        </w:rPr>
        <w:t>是线性的，对于非线性的依赖关系则不能得到很好的结果。同时</w:t>
      </w:r>
      <w:r>
        <w:rPr>
          <w:lang w:eastAsia="zh-CN"/>
        </w:rPr>
        <w:t>PCA</w:t>
      </w:r>
      <w:r>
        <w:rPr>
          <w:lang w:eastAsia="zh-CN"/>
        </w:rPr>
        <w:t>假设变量服从高斯分布，当变量不服从高斯分布（如均匀分布）时，会发生尺度缩放与旋转。</w:t>
      </w:r>
    </w:p>
    <w:p w14:paraId="05CC524E" w14:textId="77777777" w:rsidR="00E61896" w:rsidRDefault="00EC4CF5">
      <w:pPr>
        <w:pStyle w:val="4"/>
        <w:rPr>
          <w:lang w:eastAsia="zh-CN"/>
        </w:rPr>
      </w:pPr>
      <w:bookmarkStart w:id="10" w:name="pca绘图实战"/>
      <w:r>
        <w:rPr>
          <w:lang w:eastAsia="zh-CN"/>
        </w:rPr>
        <w:t>PCA</w:t>
      </w:r>
      <w:r>
        <w:rPr>
          <w:lang w:eastAsia="zh-CN"/>
        </w:rPr>
        <w:t>绘图实战</w:t>
      </w:r>
      <w:bookmarkEnd w:id="10"/>
    </w:p>
    <w:p w14:paraId="0A7E3F33" w14:textId="77777777" w:rsidR="00E61896" w:rsidRDefault="00EC4CF5">
      <w:pPr>
        <w:pStyle w:val="FirstParagraph"/>
        <w:rPr>
          <w:lang w:eastAsia="zh-CN"/>
        </w:rPr>
      </w:pPr>
      <w:r>
        <w:rPr>
          <w:lang w:eastAsia="zh-CN"/>
        </w:rPr>
        <w:t>数据和代码下载：以</w:t>
      </w:r>
      <w:r>
        <w:rPr>
          <w:lang w:eastAsia="zh-CN"/>
        </w:rPr>
        <w:t xml:space="preserve"> </w:t>
      </w:r>
      <w:hyperlink r:id="rId11">
        <w:r>
          <w:rPr>
            <w:rStyle w:val="ad"/>
            <w:lang w:eastAsia="zh-CN"/>
          </w:rPr>
          <w:t>https://github.com/YongxinLiu/MicrobiomeStatPlot</w:t>
        </w:r>
      </w:hyperlink>
      <w:r>
        <w:rPr>
          <w:lang w:eastAsia="zh-CN"/>
        </w:rPr>
        <w:t xml:space="preserve"> </w:t>
      </w:r>
      <w:r>
        <w:rPr>
          <w:lang w:eastAsia="zh-CN"/>
        </w:rPr>
        <w:t>上的微生物组数据进行展示。</w:t>
      </w:r>
    </w:p>
    <w:p w14:paraId="284B383C" w14:textId="77777777" w:rsidR="00E61896" w:rsidRDefault="00EC4CF5">
      <w:pPr>
        <w:pStyle w:val="a0"/>
        <w:rPr>
          <w:lang w:eastAsia="zh-CN"/>
        </w:rPr>
      </w:pPr>
      <w:r>
        <w:rPr>
          <w:lang w:eastAsia="zh-CN"/>
        </w:rPr>
        <w:t>用于计算</w:t>
      </w:r>
      <w:r>
        <w:rPr>
          <w:lang w:eastAsia="zh-CN"/>
        </w:rPr>
        <w:t xml:space="preserve">PCA </w:t>
      </w:r>
      <w:r>
        <w:rPr>
          <w:lang w:eastAsia="zh-CN"/>
        </w:rPr>
        <w:t>的</w:t>
      </w:r>
      <w:r>
        <w:rPr>
          <w:lang w:eastAsia="zh-CN"/>
        </w:rPr>
        <w:t>R</w:t>
      </w:r>
      <w:r>
        <w:rPr>
          <w:lang w:eastAsia="zh-CN"/>
        </w:rPr>
        <w:t>软件中提供了来自不同软件包的多个函数：</w:t>
      </w:r>
    </w:p>
    <w:p w14:paraId="68B90BD1" w14:textId="77777777" w:rsidR="00E61896" w:rsidRDefault="00EC4CF5">
      <w:pPr>
        <w:pStyle w:val="a0"/>
      </w:pPr>
      <w:r>
        <w:t>prcomp()</w:t>
      </w:r>
      <w:r>
        <w:t>和</w:t>
      </w:r>
      <w:r>
        <w:t>princomp() [</w:t>
      </w:r>
      <w:r>
        <w:t>内置</w:t>
      </w:r>
      <w:r>
        <w:t>];</w:t>
      </w:r>
    </w:p>
    <w:p w14:paraId="1E074FB5" w14:textId="77777777" w:rsidR="00E61896" w:rsidRDefault="00EC4CF5">
      <w:pPr>
        <w:pStyle w:val="a0"/>
      </w:pPr>
      <w:r>
        <w:t>PCA() [ FactoMineR</w:t>
      </w:r>
      <w:r>
        <w:t>包</w:t>
      </w:r>
      <w:r>
        <w:t>];</w:t>
      </w:r>
    </w:p>
    <w:p w14:paraId="1989931F" w14:textId="77777777" w:rsidR="00E61896" w:rsidRDefault="00EC4CF5">
      <w:pPr>
        <w:pStyle w:val="a0"/>
      </w:pPr>
      <w:r>
        <w:t>dudi.pca() [ ade4</w:t>
      </w:r>
      <w:r>
        <w:t>包</w:t>
      </w:r>
      <w:r>
        <w:t>];</w:t>
      </w:r>
    </w:p>
    <w:p w14:paraId="4DDDC0DC" w14:textId="77777777" w:rsidR="00E61896" w:rsidRDefault="00EC4CF5">
      <w:pPr>
        <w:pStyle w:val="a0"/>
      </w:pPr>
      <w:r>
        <w:t>epPCA() [ ExPosition</w:t>
      </w:r>
      <w:r>
        <w:t>包</w:t>
      </w:r>
      <w:r>
        <w:t>]</w:t>
      </w:r>
      <w:r>
        <w:t>。</w:t>
      </w:r>
    </w:p>
    <w:p w14:paraId="4F3CA564" w14:textId="77777777" w:rsidR="00E61896" w:rsidRDefault="00EC4CF5">
      <w:pPr>
        <w:pStyle w:val="a0"/>
      </w:pPr>
      <w:r>
        <w:t>可以通过</w:t>
      </w:r>
      <w:r>
        <w:t>factoextraR</w:t>
      </w:r>
      <w:r>
        <w:t>包和</w:t>
      </w:r>
      <w:r>
        <w:t>ggbiplot</w:t>
      </w:r>
      <w:r>
        <w:t>包来轻松提取和可视化</w:t>
      </w:r>
      <w:r>
        <w:t>PCA</w:t>
      </w:r>
      <w:r>
        <w:t>的结果。</w:t>
      </w:r>
    </w:p>
    <w:p w14:paraId="64A1D5A0" w14:textId="77777777" w:rsidR="00E61896" w:rsidRDefault="00EC4CF5">
      <w:pPr>
        <w:pStyle w:val="5"/>
        <w:rPr>
          <w:lang w:eastAsia="zh-CN"/>
        </w:rPr>
      </w:pPr>
      <w:bookmarkStart w:id="11" w:name="安装pca分析与可视化r包"/>
      <w:r>
        <w:rPr>
          <w:lang w:eastAsia="zh-CN"/>
        </w:rPr>
        <w:t>安装</w:t>
      </w:r>
      <w:r>
        <w:rPr>
          <w:lang w:eastAsia="zh-CN"/>
        </w:rPr>
        <w:t>PCA</w:t>
      </w:r>
      <w:r>
        <w:rPr>
          <w:lang w:eastAsia="zh-CN"/>
        </w:rPr>
        <w:t>分析与可视化</w:t>
      </w:r>
      <w:r>
        <w:rPr>
          <w:lang w:eastAsia="zh-CN"/>
        </w:rPr>
        <w:t>R</w:t>
      </w:r>
      <w:r>
        <w:rPr>
          <w:lang w:eastAsia="zh-CN"/>
        </w:rPr>
        <w:t>包</w:t>
      </w:r>
      <w:bookmarkEnd w:id="11"/>
    </w:p>
    <w:p w14:paraId="2F8D5556" w14:textId="77777777" w:rsidR="00E61896" w:rsidRDefault="00EC4CF5">
      <w:pPr>
        <w:pStyle w:val="FirstParagraph"/>
        <w:rPr>
          <w:lang w:eastAsia="zh-CN"/>
        </w:rPr>
      </w:pPr>
      <w:r>
        <w:rPr>
          <w:lang w:eastAsia="zh-CN"/>
        </w:rPr>
        <w:t>判断每个依赖的包是否存在，没有则安装</w:t>
      </w:r>
    </w:p>
    <w:p w14:paraId="5C0F8188" w14:textId="77777777" w:rsidR="00E61896" w:rsidRDefault="00EC4CF5">
      <w:pPr>
        <w:pStyle w:val="SourceCode"/>
      </w:pPr>
      <w:r>
        <w:rPr>
          <w:rStyle w:val="CommentTok"/>
        </w:rPr>
        <w:t xml:space="preserve"># </w:t>
      </w:r>
      <w:r>
        <w:rPr>
          <w:rStyle w:val="CommentTok"/>
        </w:rPr>
        <w:t>安装</w:t>
      </w:r>
      <w:r>
        <w:rPr>
          <w:rStyle w:val="CommentTok"/>
        </w:rPr>
        <w:t>CRAN</w:t>
      </w:r>
      <w:r>
        <w:rPr>
          <w:rStyle w:val="CommentTok"/>
        </w:rPr>
        <w:t>来源</w:t>
      </w:r>
      <w:r>
        <w:rPr>
          <w:rStyle w:val="CommentTok"/>
        </w:rPr>
        <w:t>R</w:t>
      </w:r>
      <w:r>
        <w:rPr>
          <w:rStyle w:val="CommentTok"/>
        </w:rPr>
        <w:t>包，多个包使用循环检测和安装</w:t>
      </w:r>
      <w:r>
        <w:br/>
      </w:r>
      <w:r>
        <w:rPr>
          <w:rStyle w:val="NormalTok"/>
        </w:rPr>
        <w:t>p_list =</w:t>
      </w:r>
      <w:r>
        <w:rPr>
          <w:rStyle w:val="StringTok"/>
        </w:rPr>
        <w:t xml:space="preserve"> </w:t>
      </w:r>
      <w:r>
        <w:rPr>
          <w:rStyle w:val="KeywordTok"/>
        </w:rPr>
        <w:t>c</w:t>
      </w:r>
      <w:r>
        <w:rPr>
          <w:rStyle w:val="NormalTok"/>
        </w:rPr>
        <w:t>(</w:t>
      </w:r>
      <w:r>
        <w:rPr>
          <w:rStyle w:val="StringTok"/>
        </w:rPr>
        <w:t>"FactoMineR"</w:t>
      </w:r>
      <w:r>
        <w:rPr>
          <w:rStyle w:val="NormalTok"/>
        </w:rPr>
        <w:t xml:space="preserve">, </w:t>
      </w:r>
      <w:r>
        <w:rPr>
          <w:rStyle w:val="StringTok"/>
        </w:rPr>
        <w:t>"dplyr"</w:t>
      </w:r>
      <w:r>
        <w:rPr>
          <w:rStyle w:val="NormalTok"/>
        </w:rPr>
        <w:t xml:space="preserve">, </w:t>
      </w:r>
      <w:r>
        <w:rPr>
          <w:rStyle w:val="StringTok"/>
        </w:rPr>
        <w:t>"factoextra"</w:t>
      </w:r>
      <w:r>
        <w:rPr>
          <w:rStyle w:val="NormalTok"/>
        </w:rPr>
        <w:t xml:space="preserve">, </w:t>
      </w:r>
      <w:r>
        <w:rPr>
          <w:rStyle w:val="StringTok"/>
        </w:rPr>
        <w:t>"ggsignif"</w:t>
      </w:r>
      <w:r>
        <w:rPr>
          <w:rStyle w:val="NormalTok"/>
        </w:rPr>
        <w:t xml:space="preserve">, </w:t>
      </w:r>
      <w:r>
        <w:rPr>
          <w:rStyle w:val="StringTok"/>
        </w:rPr>
        <w:t>"pca3d"</w:t>
      </w:r>
      <w:r>
        <w:rPr>
          <w:rStyle w:val="NormalTok"/>
        </w:rPr>
        <w:t xml:space="preserve">, </w:t>
      </w:r>
      <w:r>
        <w:rPr>
          <w:rStyle w:val="StringTok"/>
        </w:rPr>
        <w:t>"cowplot"</w:t>
      </w:r>
      <w:r>
        <w:rPr>
          <w:rStyle w:val="NormalTok"/>
        </w:rPr>
        <w:t>)</w:t>
      </w:r>
      <w:r>
        <w:br/>
      </w:r>
      <w:r>
        <w:rPr>
          <w:rStyle w:val="ControlFlowTok"/>
        </w:rPr>
        <w:t>for</w:t>
      </w:r>
      <w:r>
        <w:rPr>
          <w:rStyle w:val="NormalTok"/>
        </w:rPr>
        <w:t xml:space="preserve">(p </w:t>
      </w:r>
      <w:r>
        <w:rPr>
          <w:rStyle w:val="ControlFlowTok"/>
        </w:rPr>
        <w:t>in</w:t>
      </w:r>
      <w:r>
        <w:rPr>
          <w:rStyle w:val="NormalTok"/>
        </w:rPr>
        <w:t xml:space="preserve"> p_list){</w:t>
      </w:r>
      <w:r>
        <w:br/>
      </w:r>
      <w:r>
        <w:rPr>
          <w:rStyle w:val="NormalTok"/>
        </w:rPr>
        <w:t xml:space="preserve">  </w:t>
      </w:r>
      <w:r>
        <w:rPr>
          <w:rStyle w:val="ControlFlowTok"/>
        </w:rPr>
        <w:t>if</w:t>
      </w:r>
      <w:r>
        <w:rPr>
          <w:rStyle w:val="NormalTok"/>
        </w:rPr>
        <w:t xml:space="preserve"> (</w:t>
      </w:r>
      <w:r>
        <w:rPr>
          <w:rStyle w:val="OperatorTok"/>
        </w:rPr>
        <w:t>!</w:t>
      </w:r>
      <w:r>
        <w:rPr>
          <w:rStyle w:val="KeywordTok"/>
        </w:rPr>
        <w:t>requireNamespace</w:t>
      </w:r>
      <w:r>
        <w:rPr>
          <w:rStyle w:val="NormalTok"/>
        </w:rPr>
        <w:t xml:space="preserve">(p, </w:t>
      </w:r>
      <w:r>
        <w:rPr>
          <w:rStyle w:val="DataTypeTok"/>
        </w:rPr>
        <w:t>quietly =</w:t>
      </w:r>
      <w:r>
        <w:rPr>
          <w:rStyle w:val="NormalTok"/>
        </w:rPr>
        <w:t xml:space="preserve"> </w:t>
      </w:r>
      <w:r>
        <w:rPr>
          <w:rStyle w:val="OtherTok"/>
        </w:rPr>
        <w:t>TRUE</w:t>
      </w:r>
      <w:r>
        <w:rPr>
          <w:rStyle w:val="NormalTok"/>
        </w:rPr>
        <w:t>))</w:t>
      </w:r>
      <w:r>
        <w:br/>
      </w:r>
      <w:r>
        <w:rPr>
          <w:rStyle w:val="NormalTok"/>
        </w:rPr>
        <w:t xml:space="preserve">    </w:t>
      </w:r>
      <w:r>
        <w:rPr>
          <w:rStyle w:val="KeywordTok"/>
        </w:rPr>
        <w:t>install.packages</w:t>
      </w:r>
      <w:r>
        <w:rPr>
          <w:rStyle w:val="NormalTok"/>
        </w:rPr>
        <w:t>(p)</w:t>
      </w:r>
      <w:r>
        <w:br/>
      </w:r>
      <w:r>
        <w:rPr>
          <w:rStyle w:val="NormalTok"/>
        </w:rPr>
        <w:t>}</w:t>
      </w:r>
      <w:r>
        <w:br/>
      </w:r>
      <w:r>
        <w:br/>
      </w:r>
      <w:r>
        <w:rPr>
          <w:rStyle w:val="CommentTok"/>
        </w:rPr>
        <w:t xml:space="preserve"># </w:t>
      </w:r>
      <w:r>
        <w:rPr>
          <w:rStyle w:val="CommentTok"/>
        </w:rPr>
        <w:t>安装</w:t>
      </w:r>
      <w:r>
        <w:rPr>
          <w:rStyle w:val="CommentTok"/>
        </w:rPr>
        <w:t>github</w:t>
      </w:r>
      <w:r>
        <w:rPr>
          <w:rStyle w:val="CommentTok"/>
        </w:rPr>
        <w:t>来源</w:t>
      </w:r>
      <w:r>
        <w:rPr>
          <w:rStyle w:val="CommentTok"/>
        </w:rPr>
        <w:t>R</w:t>
      </w:r>
      <w:r>
        <w:rPr>
          <w:rStyle w:val="CommentTok"/>
        </w:rPr>
        <w:t>包</w:t>
      </w:r>
      <w:r>
        <w:br/>
      </w:r>
      <w:r>
        <w:rPr>
          <w:rStyle w:val="KeywordTok"/>
        </w:rPr>
        <w:t>suppressWarnings</w:t>
      </w:r>
      <w:r>
        <w:rPr>
          <w:rStyle w:val="NormalTok"/>
        </w:rPr>
        <w:t>(</w:t>
      </w:r>
      <w:r>
        <w:rPr>
          <w:rStyle w:val="KeywordTok"/>
        </w:rPr>
        <w:t>suppressMessages</w:t>
      </w:r>
      <w:r>
        <w:rPr>
          <w:rStyle w:val="NormalTok"/>
        </w:rPr>
        <w:t>(</w:t>
      </w:r>
      <w:r>
        <w:rPr>
          <w:rStyle w:val="KeywordTok"/>
        </w:rPr>
        <w:t>library</w:t>
      </w:r>
      <w:r>
        <w:rPr>
          <w:rStyle w:val="NormalTok"/>
        </w:rPr>
        <w:t>(devtools)))</w:t>
      </w:r>
      <w:r>
        <w:br/>
      </w:r>
      <w:r>
        <w:rPr>
          <w:rStyle w:val="ControlFlowTok"/>
        </w:rPr>
        <w:t>if</w:t>
      </w:r>
      <w:r>
        <w:rPr>
          <w:rStyle w:val="NormalTok"/>
        </w:rPr>
        <w:t xml:space="preserve"> (</w:t>
      </w:r>
      <w:r>
        <w:rPr>
          <w:rStyle w:val="OperatorTok"/>
        </w:rPr>
        <w:t>!</w:t>
      </w:r>
      <w:r>
        <w:rPr>
          <w:rStyle w:val="KeywordTok"/>
        </w:rPr>
        <w:t>requireNamespace</w:t>
      </w:r>
      <w:r>
        <w:rPr>
          <w:rStyle w:val="NormalTok"/>
        </w:rPr>
        <w:t>(</w:t>
      </w:r>
      <w:r>
        <w:rPr>
          <w:rStyle w:val="StringTok"/>
        </w:rPr>
        <w:t>"ggbipl</w:t>
      </w:r>
      <w:r>
        <w:rPr>
          <w:rStyle w:val="StringTok"/>
        </w:rPr>
        <w:t>ot"</w:t>
      </w:r>
      <w:r>
        <w:rPr>
          <w:rStyle w:val="NormalTok"/>
        </w:rPr>
        <w:t xml:space="preserve">, </w:t>
      </w:r>
      <w:r>
        <w:rPr>
          <w:rStyle w:val="DataTypeTok"/>
        </w:rPr>
        <w:t>quietly =</w:t>
      </w:r>
      <w:r>
        <w:rPr>
          <w:rStyle w:val="NormalTok"/>
        </w:rPr>
        <w:t xml:space="preserve"> </w:t>
      </w:r>
      <w:r>
        <w:rPr>
          <w:rStyle w:val="OtherTok"/>
        </w:rPr>
        <w:t>TRUE</w:t>
      </w:r>
      <w:r>
        <w:rPr>
          <w:rStyle w:val="NormalTok"/>
        </w:rPr>
        <w:t>))</w:t>
      </w:r>
      <w:r>
        <w:br/>
      </w:r>
      <w:r>
        <w:rPr>
          <w:rStyle w:val="NormalTok"/>
        </w:rPr>
        <w:t xml:space="preserve">  </w:t>
      </w:r>
      <w:r>
        <w:rPr>
          <w:rStyle w:val="KeywordTok"/>
        </w:rPr>
        <w:t>install_github</w:t>
      </w:r>
      <w:r>
        <w:rPr>
          <w:rStyle w:val="NormalTok"/>
        </w:rPr>
        <w:t>(</w:t>
      </w:r>
      <w:r>
        <w:rPr>
          <w:rStyle w:val="StringTok"/>
        </w:rPr>
        <w:t>"vqv/ggbiplot"</w:t>
      </w:r>
      <w:r>
        <w:rPr>
          <w:rStyle w:val="NormalTok"/>
        </w:rPr>
        <w:t>)</w:t>
      </w:r>
    </w:p>
    <w:p w14:paraId="59E92E93" w14:textId="77777777" w:rsidR="00E61896" w:rsidRDefault="00EC4CF5">
      <w:pPr>
        <w:pStyle w:val="5"/>
        <w:rPr>
          <w:lang w:eastAsia="zh-CN"/>
        </w:rPr>
      </w:pPr>
      <w:bookmarkStart w:id="12" w:name="内置数据演示pca绘制"/>
      <w:r>
        <w:rPr>
          <w:lang w:eastAsia="zh-CN"/>
        </w:rPr>
        <w:lastRenderedPageBreak/>
        <w:t>内置数据演示</w:t>
      </w:r>
      <w:r>
        <w:rPr>
          <w:lang w:eastAsia="zh-CN"/>
        </w:rPr>
        <w:t>PCA</w:t>
      </w:r>
      <w:r>
        <w:rPr>
          <w:lang w:eastAsia="zh-CN"/>
        </w:rPr>
        <w:t>绘制</w:t>
      </w:r>
      <w:bookmarkEnd w:id="12"/>
    </w:p>
    <w:p w14:paraId="61AC9405" w14:textId="77777777" w:rsidR="00E61896" w:rsidRDefault="00EC4CF5">
      <w:pPr>
        <w:pStyle w:val="SourceCode"/>
      </w:pPr>
      <w:r>
        <w:rPr>
          <w:rStyle w:val="KeywordTok"/>
        </w:rPr>
        <w:t>library</w:t>
      </w:r>
      <w:r>
        <w:rPr>
          <w:rStyle w:val="NormalTok"/>
        </w:rPr>
        <w:t>(</w:t>
      </w:r>
      <w:r>
        <w:rPr>
          <w:rStyle w:val="StringTok"/>
        </w:rPr>
        <w:t>"dplyr"</w:t>
      </w:r>
      <w:r>
        <w:rPr>
          <w:rStyle w:val="NormalTok"/>
        </w:rPr>
        <w:t>)</w:t>
      </w:r>
      <w:r>
        <w:br/>
      </w:r>
      <w:r>
        <w:rPr>
          <w:rStyle w:val="CommentTok"/>
        </w:rPr>
        <w:t xml:space="preserve"># </w:t>
      </w:r>
      <w:r>
        <w:rPr>
          <w:rStyle w:val="CommentTok"/>
        </w:rPr>
        <w:t>查看鸢尾花的内置数据</w:t>
      </w:r>
      <w:r>
        <w:br/>
      </w:r>
      <w:r>
        <w:rPr>
          <w:rStyle w:val="KeywordTok"/>
        </w:rPr>
        <w:t>head</w:t>
      </w:r>
      <w:r>
        <w:rPr>
          <w:rStyle w:val="NormalTok"/>
        </w:rPr>
        <w:t xml:space="preserve">(iris, </w:t>
      </w:r>
      <w:r>
        <w:rPr>
          <w:rStyle w:val="DataTypeTok"/>
        </w:rPr>
        <w:t>n=</w:t>
      </w:r>
      <w:r>
        <w:rPr>
          <w:rStyle w:val="DecValTok"/>
        </w:rPr>
        <w:t>3</w:t>
      </w:r>
      <w:r>
        <w:rPr>
          <w:rStyle w:val="NormalTok"/>
        </w:rPr>
        <w:t>)</w:t>
      </w:r>
    </w:p>
    <w:p w14:paraId="34B75CC2" w14:textId="77777777" w:rsidR="00E61896" w:rsidRDefault="00EC4CF5">
      <w:pPr>
        <w:pStyle w:val="SourceCode"/>
      </w:pPr>
      <w:r>
        <w:rPr>
          <w:rStyle w:val="VerbatimChar"/>
        </w:rPr>
        <w:t xml:space="preserve">  Sepal.Length Sepal.Width Petal.Length Petal.Width Species</w:t>
      </w:r>
      <w:r>
        <w:br/>
      </w:r>
      <w:r>
        <w:rPr>
          <w:rStyle w:val="VerbatimChar"/>
        </w:rPr>
        <w:t>1          5.1         3.5          1.4         0.2  setosa</w:t>
      </w:r>
      <w:r>
        <w:br/>
      </w:r>
      <w:r>
        <w:rPr>
          <w:rStyle w:val="VerbatimChar"/>
        </w:rPr>
        <w:t>2          4.9         3.0          1.4         0.2  setosa</w:t>
      </w:r>
      <w:r>
        <w:br/>
      </w:r>
      <w:r>
        <w:rPr>
          <w:rStyle w:val="VerbatimChar"/>
        </w:rPr>
        <w:t>3          4.7         3.2          1.3         0.2  setosa</w:t>
      </w:r>
    </w:p>
    <w:p w14:paraId="796E4940" w14:textId="77777777" w:rsidR="00E61896" w:rsidRDefault="00EC4CF5">
      <w:pPr>
        <w:pStyle w:val="SourceCode"/>
      </w:pPr>
      <w:r>
        <w:rPr>
          <w:rStyle w:val="CommentTok"/>
        </w:rPr>
        <w:t xml:space="preserve"># </w:t>
      </w:r>
      <w:r>
        <w:rPr>
          <w:rStyle w:val="CommentTok"/>
        </w:rPr>
        <w:t>获得纯数值表格，去除最后一行的分类型分组数据，</w:t>
      </w:r>
      <w:r>
        <w:br/>
      </w:r>
      <w:r>
        <w:rPr>
          <w:rStyle w:val="NormalTok"/>
        </w:rPr>
        <w:t>iris &lt;-</w:t>
      </w:r>
      <w:r>
        <w:rPr>
          <w:rStyle w:val="StringTok"/>
        </w:rPr>
        <w:t xml:space="preserve"> </w:t>
      </w:r>
      <w:r>
        <w:rPr>
          <w:rStyle w:val="KeywordTok"/>
        </w:rPr>
        <w:t>select</w:t>
      </w:r>
      <w:r>
        <w:rPr>
          <w:rStyle w:val="NormalTok"/>
        </w:rPr>
        <w:t xml:space="preserve">(iris, </w:t>
      </w:r>
      <w:r>
        <w:rPr>
          <w:rStyle w:val="OperatorTok"/>
        </w:rPr>
        <w:t>-</w:t>
      </w:r>
      <w:r>
        <w:rPr>
          <w:rStyle w:val="NormalTok"/>
        </w:rPr>
        <w:t>Species)</w:t>
      </w:r>
      <w:r>
        <w:br/>
      </w:r>
      <w:r>
        <w:rPr>
          <w:rStyle w:val="CommentTok"/>
        </w:rPr>
        <w:t># prcomp</w:t>
      </w:r>
      <w:r>
        <w:rPr>
          <w:rStyle w:val="CommentTok"/>
        </w:rPr>
        <w:t>函数进行</w:t>
      </w:r>
      <w:r>
        <w:rPr>
          <w:rStyle w:val="CommentTok"/>
        </w:rPr>
        <w:t>PCA</w:t>
      </w:r>
      <w:r>
        <w:rPr>
          <w:rStyle w:val="CommentTok"/>
        </w:rPr>
        <w:t>分析，需</w:t>
      </w:r>
      <w:r>
        <w:rPr>
          <w:rStyle w:val="CommentTok"/>
        </w:rPr>
        <w:t>要解释参数的意义？？？</w:t>
      </w:r>
      <w:r>
        <w:rPr>
          <w:rStyle w:val="CommentTok"/>
        </w:rPr>
        <w:t>cor=T???</w:t>
      </w:r>
      <w:r>
        <w:br/>
      </w:r>
      <w:r>
        <w:rPr>
          <w:rStyle w:val="NormalTok"/>
        </w:rPr>
        <w:t>iris.pca &lt;-</w:t>
      </w:r>
      <w:r>
        <w:rPr>
          <w:rStyle w:val="StringTok"/>
        </w:rPr>
        <w:t xml:space="preserve"> </w:t>
      </w:r>
      <w:r>
        <w:rPr>
          <w:rStyle w:val="KeywordTok"/>
        </w:rPr>
        <w:t>prcomp</w:t>
      </w:r>
      <w:r>
        <w:rPr>
          <w:rStyle w:val="NormalTok"/>
        </w:rPr>
        <w:t>(iris,</w:t>
      </w:r>
      <w:r>
        <w:rPr>
          <w:rStyle w:val="DataTypeTok"/>
        </w:rPr>
        <w:t>cor =</w:t>
      </w:r>
      <w:r>
        <w:rPr>
          <w:rStyle w:val="NormalTok"/>
        </w:rPr>
        <w:t xml:space="preserve"> T)</w:t>
      </w:r>
      <w:r>
        <w:br/>
      </w:r>
      <w:r>
        <w:rPr>
          <w:rStyle w:val="CommentTok"/>
        </w:rPr>
        <w:t xml:space="preserve"># </w:t>
      </w:r>
      <w:r>
        <w:rPr>
          <w:rStyle w:val="CommentTok"/>
        </w:rPr>
        <w:t>查看对象的名称，此处返回结果中</w:t>
      </w:r>
      <w:r>
        <w:rPr>
          <w:rStyle w:val="CommentTok"/>
        </w:rPr>
        <w:t>5</w:t>
      </w:r>
      <w:r>
        <w:rPr>
          <w:rStyle w:val="CommentTok"/>
        </w:rPr>
        <w:t>个列表的名称</w:t>
      </w:r>
      <w:r>
        <w:br/>
      </w:r>
      <w:r>
        <w:rPr>
          <w:rStyle w:val="KeywordTok"/>
        </w:rPr>
        <w:t>names</w:t>
      </w:r>
      <w:r>
        <w:rPr>
          <w:rStyle w:val="NormalTok"/>
        </w:rPr>
        <w:t>(iris.pca)</w:t>
      </w:r>
    </w:p>
    <w:p w14:paraId="16FD2718" w14:textId="77777777" w:rsidR="00E61896" w:rsidRDefault="00EC4CF5">
      <w:pPr>
        <w:pStyle w:val="SourceCode"/>
      </w:pPr>
      <w:r>
        <w:rPr>
          <w:rStyle w:val="VerbatimChar"/>
        </w:rPr>
        <w:t xml:space="preserve">[1] "sdev"     "rotation" "center"   "scale"    "x"       </w:t>
      </w:r>
    </w:p>
    <w:p w14:paraId="08D18D87" w14:textId="77777777" w:rsidR="00E61896" w:rsidRDefault="00EC4CF5">
      <w:pPr>
        <w:pStyle w:val="SourceCode"/>
      </w:pPr>
      <w:r>
        <w:rPr>
          <w:rStyle w:val="CommentTok"/>
        </w:rPr>
        <w:t xml:space="preserve"># </w:t>
      </w:r>
      <w:r>
        <w:rPr>
          <w:rStyle w:val="CommentTok"/>
        </w:rPr>
        <w:t>对象摘要，需要解释参数的意义？？？</w:t>
      </w:r>
      <w:r>
        <w:rPr>
          <w:rStyle w:val="CommentTok"/>
        </w:rPr>
        <w:t>loadings = T???</w:t>
      </w:r>
      <w:r>
        <w:br/>
      </w:r>
      <w:r>
        <w:rPr>
          <w:rStyle w:val="KeywordTok"/>
        </w:rPr>
        <w:t>summary</w:t>
      </w:r>
      <w:r>
        <w:rPr>
          <w:rStyle w:val="NormalTok"/>
        </w:rPr>
        <w:t>(iris.pca,</w:t>
      </w:r>
      <w:r>
        <w:rPr>
          <w:rStyle w:val="DataTypeTok"/>
        </w:rPr>
        <w:t>loadings =</w:t>
      </w:r>
      <w:r>
        <w:rPr>
          <w:rStyle w:val="NormalTok"/>
        </w:rPr>
        <w:t xml:space="preserve"> T)</w:t>
      </w:r>
    </w:p>
    <w:p w14:paraId="6A2F244B" w14:textId="77777777" w:rsidR="00E61896" w:rsidRDefault="00EC4CF5">
      <w:pPr>
        <w:pStyle w:val="SourceCode"/>
      </w:pPr>
      <w:r>
        <w:rPr>
          <w:rStyle w:val="VerbatimChar"/>
        </w:rPr>
        <w:t>Importance of components:</w:t>
      </w:r>
      <w:r>
        <w:br/>
      </w:r>
      <w:r>
        <w:rPr>
          <w:rStyle w:val="VerbatimChar"/>
        </w:rPr>
        <w:t xml:space="preserve">           </w:t>
      </w:r>
      <w:r>
        <w:rPr>
          <w:rStyle w:val="VerbatimChar"/>
        </w:rPr>
        <w:t xml:space="preserve">               PC1     PC2    PC3     PC4</w:t>
      </w:r>
      <w:r>
        <w:br/>
      </w:r>
      <w:r>
        <w:rPr>
          <w:rStyle w:val="VerbatimChar"/>
        </w:rPr>
        <w:t>Standard deviation     2.0563 0.49262 0.2797 0.15439</w:t>
      </w:r>
      <w:r>
        <w:br/>
      </w:r>
      <w:r>
        <w:rPr>
          <w:rStyle w:val="VerbatimChar"/>
        </w:rPr>
        <w:t>Proportion of Variance 0.9246 0.05307 0.0171 0.00521</w:t>
      </w:r>
      <w:r>
        <w:br/>
      </w:r>
      <w:r>
        <w:rPr>
          <w:rStyle w:val="VerbatimChar"/>
        </w:rPr>
        <w:t>Cumulative Proportion  0.9246 0.97769 0.9948 1.00000</w:t>
      </w:r>
    </w:p>
    <w:p w14:paraId="2D90508D" w14:textId="77777777" w:rsidR="00E61896" w:rsidRDefault="00EC4CF5">
      <w:pPr>
        <w:pStyle w:val="FirstParagraph"/>
      </w:pPr>
      <w:r>
        <w:t>sdev</w:t>
      </w:r>
      <w:r>
        <w:t>是标准偏差</w:t>
      </w:r>
      <w:r>
        <w:t>; center</w:t>
      </w:r>
      <w:r>
        <w:t>中心化，将数据减去均值</w:t>
      </w:r>
      <w:r>
        <w:t>; scores</w:t>
      </w:r>
      <w:r>
        <w:t>即降维之后的结果，当然也可以使用</w:t>
      </w:r>
      <w:r>
        <w:t>pre</w:t>
      </w:r>
      <w:r>
        <w:t>dict</w:t>
      </w:r>
      <w:r>
        <w:t>函数，结果一样。</w:t>
      </w:r>
    </w:p>
    <w:p w14:paraId="146EFC01" w14:textId="77777777" w:rsidR="00E61896" w:rsidRDefault="00EC4CF5">
      <w:pPr>
        <w:pStyle w:val="a0"/>
      </w:pPr>
      <w:r>
        <w:t>我们看</w:t>
      </w:r>
      <w:r>
        <w:t>Proportion of Variance</w:t>
      </w:r>
      <w:r>
        <w:t>，即为每一个成分方差所占比例，</w:t>
      </w:r>
      <w:r>
        <w:t>Cumulative Proportion</w:t>
      </w:r>
      <w:r>
        <w:t>代表是累计比例，为</w:t>
      </w:r>
      <w:r>
        <w:t>Proportion of Variance</w:t>
      </w:r>
      <w:r>
        <w:t>的累计值，一般达到</w:t>
      </w:r>
      <w:r>
        <w:t>90%</w:t>
      </w:r>
      <w:r>
        <w:t>左右就可以代表所有数据。</w:t>
      </w:r>
    </w:p>
    <w:p w14:paraId="00C6707C" w14:textId="77777777" w:rsidR="00E61896" w:rsidRDefault="00EC4CF5">
      <w:pPr>
        <w:pStyle w:val="SourceCode"/>
      </w:pPr>
      <w:r>
        <w:rPr>
          <w:rStyle w:val="KeywordTok"/>
        </w:rPr>
        <w:t>library</w:t>
      </w:r>
      <w:r>
        <w:rPr>
          <w:rStyle w:val="NormalTok"/>
        </w:rPr>
        <w:t>(</w:t>
      </w:r>
      <w:r>
        <w:rPr>
          <w:rStyle w:val="StringTok"/>
        </w:rPr>
        <w:t>"factoextra"</w:t>
      </w:r>
      <w:r>
        <w:rPr>
          <w:rStyle w:val="NormalTok"/>
        </w:rPr>
        <w:t>)</w:t>
      </w:r>
      <w:r>
        <w:br/>
      </w:r>
      <w:r>
        <w:rPr>
          <w:rStyle w:val="CommentTok"/>
        </w:rPr>
        <w:t xml:space="preserve"># </w:t>
      </w:r>
      <w:r>
        <w:rPr>
          <w:rStyle w:val="CommentTok"/>
        </w:rPr>
        <w:t>提取变量的分析结果，加载包出现在函数第一次出现前，知道函数与包的关系</w:t>
      </w:r>
      <w:r>
        <w:br/>
      </w:r>
      <w:r>
        <w:rPr>
          <w:rStyle w:val="KeywordTok"/>
        </w:rPr>
        <w:t>get_pca_var</w:t>
      </w:r>
      <w:r>
        <w:rPr>
          <w:rStyle w:val="NormalTok"/>
        </w:rPr>
        <w:t>(iris.pca)</w:t>
      </w:r>
    </w:p>
    <w:p w14:paraId="57D5E869" w14:textId="77777777" w:rsidR="00E61896" w:rsidRDefault="00EC4CF5">
      <w:pPr>
        <w:pStyle w:val="SourceCode"/>
      </w:pPr>
      <w:r>
        <w:rPr>
          <w:rStyle w:val="VerbatimChar"/>
        </w:rPr>
        <w:t>Principal Component Analysis Results for vari</w:t>
      </w:r>
      <w:r>
        <w:rPr>
          <w:rStyle w:val="VerbatimChar"/>
        </w:rPr>
        <w:t>ables</w:t>
      </w:r>
      <w:r>
        <w:br/>
      </w:r>
      <w:r>
        <w:rPr>
          <w:rStyle w:val="VerbatimChar"/>
        </w:rPr>
        <w:t xml:space="preserve"> ===================================================</w:t>
      </w:r>
      <w:r>
        <w:br/>
      </w:r>
      <w:r>
        <w:rPr>
          <w:rStyle w:val="VerbatimChar"/>
        </w:rPr>
        <w:t xml:space="preserve">  Name       Description                                    </w:t>
      </w:r>
      <w:r>
        <w:br/>
      </w:r>
      <w:r>
        <w:rPr>
          <w:rStyle w:val="VerbatimChar"/>
        </w:rPr>
        <w:t xml:space="preserve">1 "$coord"   "Coordinates for the variables"                </w:t>
      </w:r>
      <w:r>
        <w:br/>
      </w:r>
      <w:r>
        <w:rPr>
          <w:rStyle w:val="VerbatimChar"/>
        </w:rPr>
        <w:t>2 "$cor"     "Correlations between variables and dimensions"</w:t>
      </w:r>
      <w:r>
        <w:br/>
      </w:r>
      <w:r>
        <w:rPr>
          <w:rStyle w:val="VerbatimChar"/>
        </w:rPr>
        <w:t xml:space="preserve">3 "$cos2"    "Cos2 for the variables"                       </w:t>
      </w:r>
      <w:r>
        <w:br/>
      </w:r>
      <w:r>
        <w:rPr>
          <w:rStyle w:val="VerbatimChar"/>
        </w:rPr>
        <w:t xml:space="preserve">4 "$contrib" "contributions of the variables"               </w:t>
      </w:r>
    </w:p>
    <w:p w14:paraId="4441FA28" w14:textId="77777777" w:rsidR="00E61896" w:rsidRDefault="00EC4CF5">
      <w:pPr>
        <w:pStyle w:val="FirstParagraph"/>
      </w:pPr>
      <w:r>
        <w:t>factoextra</w:t>
      </w:r>
      <w:r>
        <w:t>包自带了提取变量的分析结果</w:t>
      </w:r>
      <w:r>
        <w:t>get_pca_var</w:t>
      </w:r>
      <w:r>
        <w:t>函数，其中：</w:t>
      </w:r>
      <w:r>
        <w:t xml:space="preserve"> coord</w:t>
      </w:r>
      <w:r>
        <w:t>表示用于创建散点图的变量坐标。</w:t>
      </w:r>
      <w:r>
        <w:t>coord</w:t>
      </w:r>
      <w:r>
        <w:t>实际上就是成分</w:t>
      </w:r>
      <w:r>
        <w:t>载荷，指观测变量与主成分的相</w:t>
      </w:r>
      <w:r>
        <w:lastRenderedPageBreak/>
        <w:t>关系数；</w:t>
      </w:r>
      <w:r>
        <w:t xml:space="preserve"> cor</w:t>
      </w:r>
      <w:r>
        <w:t>表示相关系数；</w:t>
      </w:r>
      <w:r>
        <w:t xml:space="preserve"> cos2</w:t>
      </w:r>
      <w:r>
        <w:t>表示因子质量，</w:t>
      </w:r>
      <w:r>
        <w:t>var.cos2 = var.coord * var.coord</w:t>
      </w:r>
      <w:r>
        <w:t>；</w:t>
      </w:r>
      <w:r>
        <w:t xml:space="preserve"> contrib</w:t>
      </w:r>
      <w:r>
        <w:t>表示包含变量对主成分的贡献</w:t>
      </w:r>
      <w:r>
        <w:t>(</w:t>
      </w:r>
      <w:r>
        <w:t>百分比</w:t>
      </w:r>
      <w:r>
        <w:t>)</w:t>
      </w:r>
      <w:r>
        <w:t>。</w:t>
      </w:r>
    </w:p>
    <w:p w14:paraId="3226B90F" w14:textId="77777777" w:rsidR="00E61896" w:rsidRDefault="00EC4CF5">
      <w:pPr>
        <w:pStyle w:val="SourceCode"/>
      </w:pPr>
      <w:r>
        <w:rPr>
          <w:rStyle w:val="CommentTok"/>
        </w:rPr>
        <w:t xml:space="preserve"># </w:t>
      </w:r>
      <w:r>
        <w:rPr>
          <w:rStyle w:val="CommentTok"/>
        </w:rPr>
        <w:t>对变量作图</w:t>
      </w:r>
      <w:r>
        <w:rPr>
          <w:rStyle w:val="CommentTok"/>
        </w:rPr>
        <w:t>, col.var</w:t>
      </w:r>
      <w:r>
        <w:rPr>
          <w:rStyle w:val="CommentTok"/>
        </w:rPr>
        <w:t>设定线条颜色</w:t>
      </w:r>
      <w:r>
        <w:br/>
      </w:r>
      <w:r>
        <w:rPr>
          <w:rStyle w:val="NormalTok"/>
        </w:rPr>
        <w:t>(p &lt;-</w:t>
      </w:r>
      <w:r>
        <w:rPr>
          <w:rStyle w:val="StringTok"/>
        </w:rPr>
        <w:t xml:space="preserve"> </w:t>
      </w:r>
      <w:r>
        <w:rPr>
          <w:rStyle w:val="KeywordTok"/>
        </w:rPr>
        <w:t>fviz_pca_var</w:t>
      </w:r>
      <w:r>
        <w:rPr>
          <w:rStyle w:val="NormalTok"/>
        </w:rPr>
        <w:t xml:space="preserve">(iris.pca, </w:t>
      </w:r>
      <w:r>
        <w:rPr>
          <w:rStyle w:val="DataTypeTok"/>
        </w:rPr>
        <w:t>col.var =</w:t>
      </w:r>
      <w:r>
        <w:rPr>
          <w:rStyle w:val="NormalTok"/>
        </w:rPr>
        <w:t xml:space="preserve"> </w:t>
      </w:r>
      <w:r>
        <w:rPr>
          <w:rStyle w:val="StringTok"/>
        </w:rPr>
        <w:t>"black"</w:t>
      </w:r>
      <w:r>
        <w:rPr>
          <w:rStyle w:val="NormalTok"/>
        </w:rPr>
        <w:t>))</w:t>
      </w:r>
    </w:p>
    <w:p w14:paraId="129636D7" w14:textId="77777777" w:rsidR="00E61896" w:rsidRDefault="00EC4CF5">
      <w:pPr>
        <w:pStyle w:val="FirstParagraph"/>
      </w:pPr>
      <w:r>
        <w:rPr>
          <w:noProof/>
        </w:rPr>
        <w:drawing>
          <wp:inline distT="0" distB="0" distL="0" distR="0" wp14:anchorId="6CBF46D3" wp14:editId="010CF448">
            <wp:extent cx="4587290" cy="2752374"/>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CAPlot_files/figure-docx/unnamed-chunk-4-1.png"/>
                    <pic:cNvPicPr>
                      <a:picLocks noChangeAspect="1" noChangeArrowheads="1"/>
                    </pic:cNvPicPr>
                  </pic:nvPicPr>
                  <pic:blipFill>
                    <a:blip r:embed="rId12"/>
                    <a:stretch>
                      <a:fillRect/>
                    </a:stretch>
                  </pic:blipFill>
                  <pic:spPr bwMode="auto">
                    <a:xfrm>
                      <a:off x="0" y="0"/>
                      <a:ext cx="4587290" cy="2752374"/>
                    </a:xfrm>
                    <a:prstGeom prst="rect">
                      <a:avLst/>
                    </a:prstGeom>
                    <a:noFill/>
                    <a:ln w="9525">
                      <a:noFill/>
                      <a:headEnd/>
                      <a:tailEnd/>
                    </a:ln>
                  </pic:spPr>
                </pic:pic>
              </a:graphicData>
            </a:graphic>
          </wp:inline>
        </w:drawing>
      </w:r>
    </w:p>
    <w:p w14:paraId="27C28709" w14:textId="77777777" w:rsidR="00E61896" w:rsidRDefault="00EC4CF5">
      <w:pPr>
        <w:pStyle w:val="SourceCode"/>
      </w:pPr>
      <w:r>
        <w:rPr>
          <w:rStyle w:val="CommentTok"/>
        </w:rPr>
        <w:t xml:space="preserve"># </w:t>
      </w:r>
      <w:r>
        <w:rPr>
          <w:rStyle w:val="CommentTok"/>
        </w:rPr>
        <w:t>保存图片，指定图片为</w:t>
      </w:r>
      <w:r>
        <w:rPr>
          <w:rStyle w:val="CommentTok"/>
        </w:rPr>
        <w:t>pdf</w:t>
      </w:r>
      <w:r>
        <w:rPr>
          <w:rStyle w:val="CommentTok"/>
        </w:rPr>
        <w:t>格式方便后期修改，图片宽</w:t>
      </w:r>
      <w:r>
        <w:rPr>
          <w:rStyle w:val="CommentTok"/>
        </w:rPr>
        <w:t>89</w:t>
      </w:r>
      <w:r>
        <w:rPr>
          <w:rStyle w:val="CommentTok"/>
        </w:rPr>
        <w:t>毫米，高</w:t>
      </w:r>
      <w:r>
        <w:rPr>
          <w:rStyle w:val="CommentTok"/>
        </w:rPr>
        <w:t>56</w:t>
      </w:r>
      <w:r>
        <w:rPr>
          <w:rStyle w:val="CommentTok"/>
        </w:rPr>
        <w:t>毫米</w:t>
      </w:r>
      <w:r>
        <w:br/>
      </w:r>
      <w:r>
        <w:rPr>
          <w:rStyle w:val="KeywordTok"/>
        </w:rPr>
        <w:t>ggsave</w:t>
      </w:r>
      <w:r>
        <w:rPr>
          <w:rStyle w:val="NormalTok"/>
        </w:rPr>
        <w:t>(</w:t>
      </w:r>
      <w:r>
        <w:rPr>
          <w:rStyle w:val="KeywordTok"/>
        </w:rPr>
        <w:t>paste0</w:t>
      </w:r>
      <w:r>
        <w:rPr>
          <w:rStyle w:val="NormalTok"/>
        </w:rPr>
        <w:t>(</w:t>
      </w:r>
      <w:r>
        <w:rPr>
          <w:rStyle w:val="StringTok"/>
        </w:rPr>
        <w:t>"p1.iris_pca.pdf"</w:t>
      </w:r>
      <w:r>
        <w:rPr>
          <w:rStyle w:val="NormalTok"/>
        </w:rPr>
        <w:t xml:space="preserve">), p, </w:t>
      </w:r>
      <w:r>
        <w:rPr>
          <w:rStyle w:val="DataTypeTok"/>
        </w:rPr>
        <w:t>width</w:t>
      </w:r>
      <w:r>
        <w:rPr>
          <w:rStyle w:val="DataTypeTok"/>
        </w:rPr>
        <w:t>=</w:t>
      </w:r>
      <w:r>
        <w:rPr>
          <w:rStyle w:val="DecValTok"/>
        </w:rPr>
        <w:t>120</w:t>
      </w:r>
      <w:r>
        <w:rPr>
          <w:rStyle w:val="NormalTok"/>
        </w:rPr>
        <w:t xml:space="preserve">, </w:t>
      </w:r>
      <w:r>
        <w:rPr>
          <w:rStyle w:val="DataTypeTok"/>
        </w:rPr>
        <w:t>height=</w:t>
      </w:r>
      <w:r>
        <w:rPr>
          <w:rStyle w:val="DecValTok"/>
        </w:rPr>
        <w:t>100</w:t>
      </w:r>
      <w:r>
        <w:rPr>
          <w:rStyle w:val="NormalTok"/>
        </w:rPr>
        <w:t xml:space="preserve">, </w:t>
      </w:r>
      <w:r>
        <w:rPr>
          <w:rStyle w:val="DataTypeTok"/>
        </w:rPr>
        <w:t>units=</w:t>
      </w:r>
      <w:r>
        <w:rPr>
          <w:rStyle w:val="StringTok"/>
        </w:rPr>
        <w:t>"mm"</w:t>
      </w:r>
      <w:r>
        <w:rPr>
          <w:rStyle w:val="NormalTok"/>
        </w:rPr>
        <w:t>)</w:t>
      </w:r>
      <w:r>
        <w:br/>
      </w:r>
      <w:r>
        <w:rPr>
          <w:rStyle w:val="KeywordTok"/>
        </w:rPr>
        <w:t>ggsave</w:t>
      </w:r>
      <w:r>
        <w:rPr>
          <w:rStyle w:val="NormalTok"/>
        </w:rPr>
        <w:t>(</w:t>
      </w:r>
      <w:r>
        <w:rPr>
          <w:rStyle w:val="KeywordTok"/>
        </w:rPr>
        <w:t>paste0</w:t>
      </w:r>
      <w:r>
        <w:rPr>
          <w:rStyle w:val="NormalTok"/>
        </w:rPr>
        <w:t>(</w:t>
      </w:r>
      <w:r>
        <w:rPr>
          <w:rStyle w:val="StringTok"/>
        </w:rPr>
        <w:t>"p1.iris_pca.png"</w:t>
      </w:r>
      <w:r>
        <w:rPr>
          <w:rStyle w:val="NormalTok"/>
        </w:rPr>
        <w:t xml:space="preserve">), p, </w:t>
      </w:r>
      <w:r>
        <w:rPr>
          <w:rStyle w:val="DataTypeTok"/>
        </w:rPr>
        <w:t>width=</w:t>
      </w:r>
      <w:r>
        <w:rPr>
          <w:rStyle w:val="DecValTok"/>
        </w:rPr>
        <w:t>120</w:t>
      </w:r>
      <w:r>
        <w:rPr>
          <w:rStyle w:val="NormalTok"/>
        </w:rPr>
        <w:t xml:space="preserve">, </w:t>
      </w:r>
      <w:r>
        <w:rPr>
          <w:rStyle w:val="DataTypeTok"/>
        </w:rPr>
        <w:t>height=</w:t>
      </w:r>
      <w:r>
        <w:rPr>
          <w:rStyle w:val="DecValTok"/>
        </w:rPr>
        <w:t>100</w:t>
      </w:r>
      <w:r>
        <w:rPr>
          <w:rStyle w:val="NormalTok"/>
        </w:rPr>
        <w:t xml:space="preserve">, </w:t>
      </w:r>
      <w:r>
        <w:rPr>
          <w:rStyle w:val="DataTypeTok"/>
        </w:rPr>
        <w:t>units=</w:t>
      </w:r>
      <w:r>
        <w:rPr>
          <w:rStyle w:val="StringTok"/>
        </w:rPr>
        <w:t>"mm"</w:t>
      </w:r>
      <w:r>
        <w:rPr>
          <w:rStyle w:val="NormalTok"/>
        </w:rPr>
        <w:t>)</w:t>
      </w:r>
    </w:p>
    <w:p w14:paraId="6CC32F32" w14:textId="77777777" w:rsidR="00E61896" w:rsidRDefault="00EC4CF5">
      <w:pPr>
        <w:pStyle w:val="FirstParagraph"/>
      </w:pPr>
      <w:r>
        <w:rPr>
          <w:noProof/>
        </w:rPr>
        <w:drawing>
          <wp:inline distT="0" distB="0" distL="0" distR="0" wp14:anchorId="690429B9" wp14:editId="5FC1878E">
            <wp:extent cx="3214161" cy="2021466"/>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210.75.224.110/github/MicrobiomeStatPlot/223PCA/p1.iris_pca.png"/>
                    <pic:cNvPicPr>
                      <a:picLocks noChangeAspect="1" noChangeArrowheads="1"/>
                    </pic:cNvPicPr>
                  </pic:nvPicPr>
                  <pic:blipFill>
                    <a:blip r:embed="rId13"/>
                    <a:stretch>
                      <a:fillRect/>
                    </a:stretch>
                  </pic:blipFill>
                  <pic:spPr bwMode="auto">
                    <a:xfrm>
                      <a:off x="0" y="0"/>
                      <a:ext cx="3214161" cy="2021466"/>
                    </a:xfrm>
                    <a:prstGeom prst="rect">
                      <a:avLst/>
                    </a:prstGeom>
                    <a:noFill/>
                    <a:ln w="9525">
                      <a:noFill/>
                      <a:headEnd/>
                      <a:tailEnd/>
                    </a:ln>
                  </pic:spPr>
                </pic:pic>
              </a:graphicData>
            </a:graphic>
          </wp:inline>
        </w:drawing>
      </w:r>
    </w:p>
    <w:p w14:paraId="16F68395" w14:textId="77777777" w:rsidR="00E61896" w:rsidRDefault="00EC4CF5">
      <w:pPr>
        <w:pStyle w:val="a0"/>
        <w:rPr>
          <w:lang w:eastAsia="zh-CN"/>
        </w:rPr>
      </w:pPr>
      <w:r>
        <w:rPr>
          <w:lang w:eastAsia="zh-CN"/>
        </w:rPr>
        <w:t>图</w:t>
      </w:r>
      <w:r>
        <w:rPr>
          <w:lang w:eastAsia="zh-CN"/>
        </w:rPr>
        <w:t>1. PCA</w:t>
      </w:r>
      <w:r>
        <w:rPr>
          <w:lang w:eastAsia="zh-CN"/>
        </w:rPr>
        <w:t>展示变量与主成分之间的关系，以及变量之间的关联</w:t>
      </w:r>
    </w:p>
    <w:p w14:paraId="0A22ACB2" w14:textId="77777777" w:rsidR="00E61896" w:rsidRDefault="00EC4CF5">
      <w:pPr>
        <w:pStyle w:val="5"/>
        <w:rPr>
          <w:lang w:eastAsia="zh-CN"/>
        </w:rPr>
      </w:pPr>
      <w:bookmarkStart w:id="13" w:name="菌群数据实战"/>
      <w:r>
        <w:rPr>
          <w:lang w:eastAsia="zh-CN"/>
        </w:rPr>
        <w:t>菌群数据实战</w:t>
      </w:r>
      <w:bookmarkEnd w:id="13"/>
    </w:p>
    <w:p w14:paraId="6F47D9AA" w14:textId="77777777" w:rsidR="00E61896" w:rsidRDefault="00EC4CF5">
      <w:pPr>
        <w:pStyle w:val="FirstParagraph"/>
        <w:rPr>
          <w:lang w:eastAsia="zh-CN"/>
        </w:rPr>
      </w:pPr>
      <w:r>
        <w:rPr>
          <w:lang w:eastAsia="zh-CN"/>
        </w:rPr>
        <w:t>本次测试数据来自同样来自</w:t>
      </w:r>
      <w:hyperlink r:id="rId14">
        <w:r>
          <w:rPr>
            <w:rStyle w:val="ad"/>
            <w:lang w:eastAsia="zh-CN"/>
          </w:rPr>
          <w:t>Science</w:t>
        </w:r>
        <w:r>
          <w:rPr>
            <w:rStyle w:val="ad"/>
            <w:lang w:eastAsia="zh-CN"/>
          </w:rPr>
          <w:t>：拟南芥三萜化合物特异调控根系微生物组</w:t>
        </w:r>
      </w:hyperlink>
      <w:r>
        <w:rPr>
          <w:lang w:eastAsia="zh-CN"/>
        </w:rPr>
        <w:t xml:space="preserve"> </w:t>
      </w:r>
      <w:r>
        <w:rPr>
          <w:lang w:eastAsia="zh-CN"/>
        </w:rPr>
        <w:t>数据截取了</w:t>
      </w:r>
      <w:r>
        <w:rPr>
          <w:lang w:eastAsia="zh-CN"/>
        </w:rPr>
        <w:t>3</w:t>
      </w:r>
      <w:r>
        <w:rPr>
          <w:lang w:eastAsia="zh-CN"/>
        </w:rPr>
        <w:t>个实验组各</w:t>
      </w:r>
      <w:r>
        <w:rPr>
          <w:lang w:eastAsia="zh-CN"/>
        </w:rPr>
        <w:t>6</w:t>
      </w:r>
      <w:r>
        <w:rPr>
          <w:lang w:eastAsia="zh-CN"/>
        </w:rPr>
        <w:t>个样品的结果用于演示。数据位于</w:t>
      </w:r>
      <w:r>
        <w:rPr>
          <w:rStyle w:val="VerbatimChar"/>
          <w:lang w:eastAsia="zh-CN"/>
        </w:rPr>
        <w:t>Data/Science2019</w:t>
      </w:r>
      <w:r>
        <w:rPr>
          <w:lang w:eastAsia="zh-CN"/>
        </w:rPr>
        <w:t>目录，本次需要元数据</w:t>
      </w:r>
      <w:r>
        <w:rPr>
          <w:lang w:eastAsia="zh-CN"/>
        </w:rPr>
        <w:t>(metadata.txt)</w:t>
      </w:r>
      <w:r>
        <w:rPr>
          <w:lang w:eastAsia="zh-CN"/>
        </w:rPr>
        <w:t>和</w:t>
      </w:r>
      <w:r>
        <w:rPr>
          <w:lang w:eastAsia="zh-CN"/>
        </w:rPr>
        <w:t>otu</w:t>
      </w:r>
      <w:r>
        <w:rPr>
          <w:lang w:eastAsia="zh-CN"/>
        </w:rPr>
        <w:t>表</w:t>
      </w:r>
      <w:r>
        <w:rPr>
          <w:lang w:eastAsia="zh-CN"/>
        </w:rPr>
        <w:t>(otutab.txt)</w:t>
      </w:r>
      <w:r>
        <w:rPr>
          <w:lang w:eastAsia="zh-CN"/>
        </w:rPr>
        <w:t>两个输入文件。</w:t>
      </w:r>
    </w:p>
    <w:p w14:paraId="32764705" w14:textId="77777777" w:rsidR="00E61896" w:rsidRDefault="00EC4CF5">
      <w:pPr>
        <w:pStyle w:val="SourceCode"/>
        <w:rPr>
          <w:lang w:eastAsia="zh-CN"/>
        </w:rPr>
      </w:pPr>
      <w:r>
        <w:rPr>
          <w:rStyle w:val="CommentTok"/>
          <w:lang w:eastAsia="zh-CN"/>
        </w:rPr>
        <w:lastRenderedPageBreak/>
        <w:t xml:space="preserve"># </w:t>
      </w:r>
      <w:r>
        <w:rPr>
          <w:rStyle w:val="CommentTok"/>
          <w:lang w:eastAsia="zh-CN"/>
        </w:rPr>
        <w:t>测试数据地址，可修改为本地下载</w:t>
      </w:r>
      <w:r>
        <w:rPr>
          <w:rStyle w:val="CommentTok"/>
          <w:lang w:eastAsia="zh-CN"/>
        </w:rPr>
        <w:t>github</w:t>
      </w:r>
      <w:r>
        <w:rPr>
          <w:rStyle w:val="CommentTok"/>
          <w:lang w:eastAsia="zh-CN"/>
        </w:rPr>
        <w:t>的目录，也可加载</w:t>
      </w:r>
      <w:r>
        <w:rPr>
          <w:rStyle w:val="CommentTok"/>
          <w:lang w:eastAsia="zh-CN"/>
        </w:rPr>
        <w:t>amplicon</w:t>
      </w:r>
      <w:r>
        <w:rPr>
          <w:rStyle w:val="CommentTok"/>
          <w:lang w:eastAsia="zh-CN"/>
        </w:rPr>
        <w:t>包获得内置数据</w:t>
      </w:r>
      <w:r>
        <w:rPr>
          <w:lang w:eastAsia="zh-CN"/>
        </w:rPr>
        <w:br/>
      </w:r>
      <w:r>
        <w:rPr>
          <w:rStyle w:val="NormalTok"/>
          <w:lang w:eastAsia="zh-CN"/>
        </w:rPr>
        <w:t>dir=</w:t>
      </w:r>
      <w:r>
        <w:rPr>
          <w:rStyle w:val="StringTok"/>
          <w:lang w:eastAsia="zh-CN"/>
        </w:rPr>
        <w:t>"http://210.75.224.110/github/MicrobiomeStatPlot/Data/Science2019/"</w:t>
      </w:r>
      <w:r>
        <w:rPr>
          <w:lang w:eastAsia="zh-CN"/>
        </w:rPr>
        <w:br/>
      </w:r>
      <w:r>
        <w:rPr>
          <w:rStyle w:val="CommentTok"/>
          <w:lang w:eastAsia="zh-CN"/>
        </w:rPr>
        <w:t xml:space="preserve"># </w:t>
      </w:r>
      <w:r>
        <w:rPr>
          <w:rStyle w:val="CommentTok"/>
          <w:lang w:eastAsia="zh-CN"/>
        </w:rPr>
        <w:t>读取元数据，参数指定包括标题行</w:t>
      </w:r>
      <w:r>
        <w:rPr>
          <w:rStyle w:val="CommentTok"/>
          <w:lang w:eastAsia="zh-CN"/>
        </w:rPr>
        <w:t>(TRUE)</w:t>
      </w:r>
      <w:r>
        <w:rPr>
          <w:rStyle w:val="CommentTok"/>
          <w:lang w:eastAsia="zh-CN"/>
        </w:rPr>
        <w:t>，列名为</w:t>
      </w:r>
      <w:r>
        <w:rPr>
          <w:rStyle w:val="CommentTok"/>
          <w:lang w:eastAsia="zh-CN"/>
        </w:rPr>
        <w:t>1</w:t>
      </w:r>
      <w:r>
        <w:rPr>
          <w:rStyle w:val="CommentTok"/>
          <w:lang w:eastAsia="zh-CN"/>
        </w:rPr>
        <w:t>列，制表符分隔，无注释行，不转换为因子类型</w:t>
      </w:r>
      <w:r>
        <w:rPr>
          <w:lang w:eastAsia="zh-CN"/>
        </w:rPr>
        <w:br/>
      </w:r>
      <w:r>
        <w:rPr>
          <w:rStyle w:val="NormalTok"/>
          <w:lang w:eastAsia="zh-CN"/>
        </w:rPr>
        <w:t>m</w:t>
      </w:r>
      <w:r>
        <w:rPr>
          <w:rStyle w:val="NormalTok"/>
          <w:lang w:eastAsia="zh-CN"/>
        </w:rPr>
        <w:t>etadata &lt;-</w:t>
      </w:r>
      <w:r>
        <w:rPr>
          <w:rStyle w:val="StringTok"/>
          <w:lang w:eastAsia="zh-CN"/>
        </w:rPr>
        <w:t xml:space="preserve"> </w:t>
      </w:r>
      <w:r>
        <w:rPr>
          <w:rStyle w:val="KeywordTok"/>
          <w:lang w:eastAsia="zh-CN"/>
        </w:rPr>
        <w:t>read.table</w:t>
      </w:r>
      <w:r>
        <w:rPr>
          <w:rStyle w:val="NormalTok"/>
          <w:lang w:eastAsia="zh-CN"/>
        </w:rPr>
        <w:t>(</w:t>
      </w:r>
      <w:r>
        <w:rPr>
          <w:rStyle w:val="KeywordTok"/>
          <w:lang w:eastAsia="zh-CN"/>
        </w:rPr>
        <w:t>paste0</w:t>
      </w:r>
      <w:r>
        <w:rPr>
          <w:rStyle w:val="NormalTok"/>
          <w:lang w:eastAsia="zh-CN"/>
        </w:rPr>
        <w:t xml:space="preserve">(dir, </w:t>
      </w:r>
      <w:r>
        <w:rPr>
          <w:rStyle w:val="StringTok"/>
          <w:lang w:eastAsia="zh-CN"/>
        </w:rPr>
        <w:t>"metadata.txt"</w:t>
      </w:r>
      <w:r>
        <w:rPr>
          <w:rStyle w:val="NormalTok"/>
          <w:lang w:eastAsia="zh-CN"/>
        </w:rPr>
        <w:t xml:space="preserve">), </w:t>
      </w:r>
      <w:r>
        <w:rPr>
          <w:rStyle w:val="DataTypeTok"/>
          <w:lang w:eastAsia="zh-CN"/>
        </w:rPr>
        <w:t>header=</w:t>
      </w:r>
      <w:r>
        <w:rPr>
          <w:rStyle w:val="NormalTok"/>
          <w:lang w:eastAsia="zh-CN"/>
        </w:rPr>
        <w:t xml:space="preserve">T, </w:t>
      </w:r>
      <w:r>
        <w:rPr>
          <w:rStyle w:val="DataTypeTok"/>
          <w:lang w:eastAsia="zh-CN"/>
        </w:rPr>
        <w:t>row.names=</w:t>
      </w:r>
      <w:r>
        <w:rPr>
          <w:rStyle w:val="DecValTok"/>
          <w:lang w:eastAsia="zh-CN"/>
        </w:rPr>
        <w:t>1</w:t>
      </w:r>
      <w:r>
        <w:rPr>
          <w:rStyle w:val="NormalTok"/>
          <w:lang w:eastAsia="zh-CN"/>
        </w:rPr>
        <w:t xml:space="preserve">, </w:t>
      </w:r>
      <w:r>
        <w:rPr>
          <w:rStyle w:val="DataTypeTok"/>
          <w:lang w:eastAsia="zh-CN"/>
        </w:rPr>
        <w:t>sep=</w:t>
      </w:r>
      <w:r>
        <w:rPr>
          <w:rStyle w:val="StringTok"/>
          <w:lang w:eastAsia="zh-CN"/>
        </w:rPr>
        <w:t>"</w:t>
      </w:r>
      <w:r>
        <w:rPr>
          <w:rStyle w:val="CharTok"/>
          <w:lang w:eastAsia="zh-CN"/>
        </w:rPr>
        <w:t>\t</w:t>
      </w:r>
      <w:r>
        <w:rPr>
          <w:rStyle w:val="StringTok"/>
          <w:lang w:eastAsia="zh-CN"/>
        </w:rPr>
        <w:t>"</w:t>
      </w:r>
      <w:r>
        <w:rPr>
          <w:rStyle w:val="NormalTok"/>
          <w:lang w:eastAsia="zh-CN"/>
        </w:rPr>
        <w:t xml:space="preserve">, </w:t>
      </w:r>
      <w:r>
        <w:rPr>
          <w:rStyle w:val="DataTypeTok"/>
          <w:lang w:eastAsia="zh-CN"/>
        </w:rPr>
        <w:t>comment.char=</w:t>
      </w:r>
      <w:r>
        <w:rPr>
          <w:rStyle w:val="StringTok"/>
          <w:lang w:eastAsia="zh-CN"/>
        </w:rPr>
        <w:t>""</w:t>
      </w:r>
      <w:r>
        <w:rPr>
          <w:rStyle w:val="NormalTok"/>
          <w:lang w:eastAsia="zh-CN"/>
        </w:rPr>
        <w:t xml:space="preserve">, </w:t>
      </w:r>
      <w:r>
        <w:rPr>
          <w:rStyle w:val="DataTypeTok"/>
          <w:lang w:eastAsia="zh-CN"/>
        </w:rPr>
        <w:t>stringsAsFactors =</w:t>
      </w:r>
      <w:r>
        <w:rPr>
          <w:rStyle w:val="NormalTok"/>
          <w:lang w:eastAsia="zh-CN"/>
        </w:rPr>
        <w:t xml:space="preserve"> F)</w:t>
      </w:r>
      <w:r>
        <w:rPr>
          <w:lang w:eastAsia="zh-CN"/>
        </w:rPr>
        <w:br/>
      </w:r>
      <w:r>
        <w:rPr>
          <w:rStyle w:val="CommentTok"/>
          <w:lang w:eastAsia="zh-CN"/>
        </w:rPr>
        <w:t xml:space="preserve"># </w:t>
      </w:r>
      <w:r>
        <w:rPr>
          <w:rStyle w:val="CommentTok"/>
          <w:lang w:eastAsia="zh-CN"/>
        </w:rPr>
        <w:t>预览元数据前</w:t>
      </w:r>
      <w:r>
        <w:rPr>
          <w:rStyle w:val="CommentTok"/>
          <w:lang w:eastAsia="zh-CN"/>
        </w:rPr>
        <w:t>3</w:t>
      </w:r>
      <w:r>
        <w:rPr>
          <w:rStyle w:val="CommentTok"/>
          <w:lang w:eastAsia="zh-CN"/>
        </w:rPr>
        <w:t>行，注意分组列名</w:t>
      </w:r>
      <w:r>
        <w:rPr>
          <w:lang w:eastAsia="zh-CN"/>
        </w:rPr>
        <w:br/>
      </w:r>
      <w:r>
        <w:rPr>
          <w:rStyle w:val="KeywordTok"/>
          <w:lang w:eastAsia="zh-CN"/>
        </w:rPr>
        <w:t>head</w:t>
      </w:r>
      <w:r>
        <w:rPr>
          <w:rStyle w:val="NormalTok"/>
          <w:lang w:eastAsia="zh-CN"/>
        </w:rPr>
        <w:t xml:space="preserve">(metadata, </w:t>
      </w:r>
      <w:r>
        <w:rPr>
          <w:rStyle w:val="DataTypeTok"/>
          <w:lang w:eastAsia="zh-CN"/>
        </w:rPr>
        <w:t>n =</w:t>
      </w:r>
      <w:r>
        <w:rPr>
          <w:rStyle w:val="NormalTok"/>
          <w:lang w:eastAsia="zh-CN"/>
        </w:rPr>
        <w:t xml:space="preserve"> </w:t>
      </w:r>
      <w:r>
        <w:rPr>
          <w:rStyle w:val="DecValTok"/>
          <w:lang w:eastAsia="zh-CN"/>
        </w:rPr>
        <w:t>3</w:t>
      </w:r>
      <w:r>
        <w:rPr>
          <w:rStyle w:val="NormalTok"/>
          <w:lang w:eastAsia="zh-CN"/>
        </w:rPr>
        <w:t>)</w:t>
      </w:r>
    </w:p>
    <w:p w14:paraId="7E8F52D2" w14:textId="77777777" w:rsidR="00E61896" w:rsidRDefault="00EC4CF5">
      <w:pPr>
        <w:pStyle w:val="SourceCode"/>
      </w:pPr>
      <w:r>
        <w:rPr>
          <w:rStyle w:val="VerbatimChar"/>
          <w:lang w:eastAsia="zh-CN"/>
        </w:rPr>
        <w:t xml:space="preserve">    </w:t>
      </w:r>
      <w:r>
        <w:rPr>
          <w:rStyle w:val="VerbatimChar"/>
        </w:rPr>
        <w:t>Group      Date      Site        CRA       CRR BarcodeSequence</w:t>
      </w:r>
      <w:r>
        <w:br/>
      </w:r>
      <w:r>
        <w:rPr>
          <w:rStyle w:val="VerbatimChar"/>
        </w:rPr>
        <w:t>KO1    KO 2017/6/30  Chaoyang CRA002352  CRR117575      ACGCTCGACA</w:t>
      </w:r>
      <w:r>
        <w:br/>
      </w:r>
      <w:r>
        <w:rPr>
          <w:rStyle w:val="VerbatimChar"/>
        </w:rPr>
        <w:t>KO2    KO 2017/6/30  Chaoyang CRA002352  CRR117576      ATCAGACACG</w:t>
      </w:r>
      <w:r>
        <w:br/>
      </w:r>
      <w:r>
        <w:rPr>
          <w:rStyle w:val="VerbatimChar"/>
        </w:rPr>
        <w:t xml:space="preserve">KO3    KO  2017/7/2 Changping  CRA002352 CRR117577     </w:t>
      </w:r>
      <w:r>
        <w:rPr>
          <w:rStyle w:val="VerbatimChar"/>
        </w:rPr>
        <w:t xml:space="preserve"> ATATCGCGAG</w:t>
      </w:r>
      <w:r>
        <w:br/>
      </w:r>
      <w:r>
        <w:rPr>
          <w:rStyle w:val="VerbatimChar"/>
        </w:rPr>
        <w:t xml:space="preserve">    LinkerPrimerSequence      ReversePrimer Batch              Species</w:t>
      </w:r>
      <w:r>
        <w:br/>
      </w:r>
      <w:r>
        <w:rPr>
          <w:rStyle w:val="VerbatimChar"/>
        </w:rPr>
        <w:t>KO1  AACMGGATTAGATACCCKG ACGTCATCCCCACCTTCC     1 Arabidopsis thaliana</w:t>
      </w:r>
      <w:r>
        <w:br/>
      </w:r>
      <w:r>
        <w:rPr>
          <w:rStyle w:val="VerbatimChar"/>
        </w:rPr>
        <w:t>KO2  AACMGGATTAGATACCCKG ACGTCATCCCCACCTTCC     1 Arabidopsis thaliana</w:t>
      </w:r>
      <w:r>
        <w:br/>
      </w:r>
      <w:r>
        <w:rPr>
          <w:rStyle w:val="VerbatimChar"/>
        </w:rPr>
        <w:t>KO3  AACMGGATTAGATACCCKG ACGTCA</w:t>
      </w:r>
      <w:r>
        <w:rPr>
          <w:rStyle w:val="VerbatimChar"/>
        </w:rPr>
        <w:t>TCCCCACCTTCC     1 Arabidopsis thaliana</w:t>
      </w:r>
      <w:r>
        <w:br/>
      </w:r>
      <w:r>
        <w:rPr>
          <w:rStyle w:val="VerbatimChar"/>
        </w:rPr>
        <w:t xml:space="preserve">    Sequencing  Platform           Description</w:t>
      </w:r>
      <w:r>
        <w:br/>
      </w:r>
      <w:r>
        <w:rPr>
          <w:rStyle w:val="VerbatimChar"/>
        </w:rPr>
        <w:t>KO1   Novagene HiSeq2500 Knock-out replicate 1</w:t>
      </w:r>
      <w:r>
        <w:br/>
      </w:r>
      <w:r>
        <w:rPr>
          <w:rStyle w:val="VerbatimChar"/>
        </w:rPr>
        <w:t>KO2   Novagene HiSeq2500 Knock-out replicate 2</w:t>
      </w:r>
      <w:r>
        <w:br/>
      </w:r>
      <w:r>
        <w:rPr>
          <w:rStyle w:val="VerbatimChar"/>
        </w:rPr>
        <w:t>KO3   Novagene HiSeq2500 Knock-out replicate 3</w:t>
      </w:r>
    </w:p>
    <w:p w14:paraId="5B69317B" w14:textId="77777777" w:rsidR="00E61896" w:rsidRDefault="00EC4CF5">
      <w:pPr>
        <w:pStyle w:val="SourceCode"/>
      </w:pPr>
      <w:r>
        <w:rPr>
          <w:rStyle w:val="CommentTok"/>
        </w:rPr>
        <w:t xml:space="preserve"># </w:t>
      </w:r>
      <w:r>
        <w:rPr>
          <w:rStyle w:val="CommentTok"/>
        </w:rPr>
        <w:t>读取</w:t>
      </w:r>
      <w:r>
        <w:rPr>
          <w:rStyle w:val="CommentTok"/>
        </w:rPr>
        <w:t>otu</w:t>
      </w:r>
      <w:r>
        <w:rPr>
          <w:rStyle w:val="CommentTok"/>
        </w:rPr>
        <w:t>表</w:t>
      </w:r>
      <w:r>
        <w:br/>
      </w:r>
      <w:r>
        <w:rPr>
          <w:rStyle w:val="NormalTok"/>
        </w:rPr>
        <w:t>otutab &lt;-</w:t>
      </w:r>
      <w:r>
        <w:rPr>
          <w:rStyle w:val="StringTok"/>
        </w:rPr>
        <w:t xml:space="preserve"> </w:t>
      </w:r>
      <w:r>
        <w:rPr>
          <w:rStyle w:val="KeywordTok"/>
        </w:rPr>
        <w:t>read.tabl</w:t>
      </w:r>
      <w:r>
        <w:rPr>
          <w:rStyle w:val="KeywordTok"/>
        </w:rPr>
        <w:t>e</w:t>
      </w:r>
      <w:r>
        <w:rPr>
          <w:rStyle w:val="NormalTok"/>
        </w:rPr>
        <w:t>(</w:t>
      </w:r>
      <w:r>
        <w:rPr>
          <w:rStyle w:val="KeywordTok"/>
        </w:rPr>
        <w:t>paste0</w:t>
      </w:r>
      <w:r>
        <w:rPr>
          <w:rStyle w:val="NormalTok"/>
        </w:rPr>
        <w:t xml:space="preserve">(dir, </w:t>
      </w:r>
      <w:r>
        <w:rPr>
          <w:rStyle w:val="StringTok"/>
        </w:rPr>
        <w:t>"otutab.txt"</w:t>
      </w:r>
      <w:r>
        <w:rPr>
          <w:rStyle w:val="NormalTok"/>
        </w:rPr>
        <w:t xml:space="preserve">), </w:t>
      </w:r>
      <w:r>
        <w:rPr>
          <w:rStyle w:val="DataTypeTok"/>
        </w:rPr>
        <w:t>row.names=</w:t>
      </w:r>
      <w:r>
        <w:rPr>
          <w:rStyle w:val="NormalTok"/>
        </w:rPr>
        <w:t xml:space="preserve"> </w:t>
      </w:r>
      <w:r>
        <w:rPr>
          <w:rStyle w:val="DecValTok"/>
        </w:rPr>
        <w:t>1</w:t>
      </w:r>
      <w:r>
        <w:rPr>
          <w:rStyle w:val="NormalTok"/>
        </w:rPr>
        <w:t xml:space="preserve">, </w:t>
      </w:r>
      <w:r>
        <w:rPr>
          <w:rStyle w:val="DataTypeTok"/>
        </w:rPr>
        <w:t>header=</w:t>
      </w:r>
      <w:r>
        <w:rPr>
          <w:rStyle w:val="NormalTok"/>
        </w:rPr>
        <w:t xml:space="preserve">T, </w:t>
      </w:r>
      <w:r>
        <w:rPr>
          <w:rStyle w:val="DataTypeTok"/>
        </w:rPr>
        <w:t>sep=</w:t>
      </w:r>
      <w:r>
        <w:rPr>
          <w:rStyle w:val="StringTok"/>
        </w:rPr>
        <w:t>"</w:t>
      </w:r>
      <w:r>
        <w:rPr>
          <w:rStyle w:val="CharTok"/>
        </w:rPr>
        <w:t>\t</w:t>
      </w:r>
      <w:r>
        <w:rPr>
          <w:rStyle w:val="StringTok"/>
        </w:rPr>
        <w:t>"</w:t>
      </w:r>
      <w:r>
        <w:rPr>
          <w:rStyle w:val="NormalTok"/>
        </w:rPr>
        <w:t xml:space="preserve">,  </w:t>
      </w:r>
      <w:r>
        <w:rPr>
          <w:rStyle w:val="DataTypeTok"/>
        </w:rPr>
        <w:t>comment.char=</w:t>
      </w:r>
      <w:r>
        <w:rPr>
          <w:rStyle w:val="StringTok"/>
        </w:rPr>
        <w:t>""</w:t>
      </w:r>
      <w:r>
        <w:rPr>
          <w:rStyle w:val="NormalTok"/>
        </w:rPr>
        <w:t xml:space="preserve">, </w:t>
      </w:r>
      <w:r>
        <w:rPr>
          <w:rStyle w:val="DataTypeTok"/>
        </w:rPr>
        <w:t>stringsAsFactors =</w:t>
      </w:r>
      <w:r>
        <w:rPr>
          <w:rStyle w:val="NormalTok"/>
        </w:rPr>
        <w:t xml:space="preserve"> F)</w:t>
      </w:r>
      <w:r>
        <w:br/>
      </w:r>
      <w:r>
        <w:rPr>
          <w:rStyle w:val="CommentTok"/>
        </w:rPr>
        <w:t xml:space="preserve"># </w:t>
      </w:r>
      <w:r>
        <w:rPr>
          <w:rStyle w:val="CommentTok"/>
        </w:rPr>
        <w:t>过滤数据并排序</w:t>
      </w:r>
      <w:r>
        <w:br/>
      </w:r>
      <w:r>
        <w:rPr>
          <w:rStyle w:val="NormalTok"/>
        </w:rPr>
        <w:t>sub_metadata &lt;-</w:t>
      </w:r>
      <w:r>
        <w:rPr>
          <w:rStyle w:val="StringTok"/>
        </w:rPr>
        <w:t xml:space="preserve"> </w:t>
      </w:r>
      <w:r>
        <w:rPr>
          <w:rStyle w:val="NormalTok"/>
        </w:rPr>
        <w:t>metadata[</w:t>
      </w:r>
      <w:r>
        <w:rPr>
          <w:rStyle w:val="KeywordTok"/>
        </w:rPr>
        <w:t>rownames</w:t>
      </w:r>
      <w:r>
        <w:rPr>
          <w:rStyle w:val="NormalTok"/>
        </w:rPr>
        <w:t xml:space="preserve">(metadata) </w:t>
      </w:r>
      <w:r>
        <w:rPr>
          <w:rStyle w:val="OperatorTok"/>
        </w:rPr>
        <w:t>%in%</w:t>
      </w:r>
      <w:r>
        <w:rPr>
          <w:rStyle w:val="StringTok"/>
        </w:rPr>
        <w:t xml:space="preserve"> </w:t>
      </w:r>
      <w:r>
        <w:rPr>
          <w:rStyle w:val="KeywordTok"/>
        </w:rPr>
        <w:t>colnames</w:t>
      </w:r>
      <w:r>
        <w:rPr>
          <w:rStyle w:val="NormalTok"/>
        </w:rPr>
        <w:t>(otutab),]</w:t>
      </w:r>
      <w:r>
        <w:br/>
      </w:r>
      <w:r>
        <w:rPr>
          <w:rStyle w:val="NormalTok"/>
        </w:rPr>
        <w:t>count &lt;-</w:t>
      </w:r>
      <w:r>
        <w:rPr>
          <w:rStyle w:val="StringTok"/>
        </w:rPr>
        <w:t xml:space="preserve"> </w:t>
      </w:r>
      <w:r>
        <w:rPr>
          <w:rStyle w:val="NormalTok"/>
        </w:rPr>
        <w:t xml:space="preserve">otutab[, </w:t>
      </w:r>
      <w:r>
        <w:rPr>
          <w:rStyle w:val="KeywordTok"/>
        </w:rPr>
        <w:t>rownames</w:t>
      </w:r>
      <w:r>
        <w:rPr>
          <w:rStyle w:val="NormalTok"/>
        </w:rPr>
        <w:t>(sub_metadata)]</w:t>
      </w:r>
      <w:r>
        <w:br/>
      </w:r>
      <w:r>
        <w:rPr>
          <w:rStyle w:val="CommentTok"/>
        </w:rPr>
        <w:t xml:space="preserve"># </w:t>
      </w:r>
      <w:r>
        <w:rPr>
          <w:rStyle w:val="CommentTok"/>
        </w:rPr>
        <w:t>基于</w:t>
      </w:r>
      <w:r>
        <w:rPr>
          <w:rStyle w:val="CommentTok"/>
        </w:rPr>
        <w:t>OTU</w:t>
      </w:r>
      <w:r>
        <w:rPr>
          <w:rStyle w:val="CommentTok"/>
        </w:rPr>
        <w:t>表</w:t>
      </w:r>
      <w:r>
        <w:rPr>
          <w:rStyle w:val="CommentTok"/>
        </w:rPr>
        <w:t>PCA</w:t>
      </w:r>
      <w:r>
        <w:rPr>
          <w:rStyle w:val="CommentTok"/>
        </w:rPr>
        <w:t>分析</w:t>
      </w:r>
      <w:r>
        <w:br/>
      </w:r>
      <w:r>
        <w:rPr>
          <w:rStyle w:val="CommentTok"/>
        </w:rPr>
        <w:t xml:space="preserve"># </w:t>
      </w:r>
      <w:r>
        <w:rPr>
          <w:rStyle w:val="CommentTok"/>
        </w:rPr>
        <w:t>如果变量之间的数据的处于不同数量级或者变量之间的均值</w:t>
      </w:r>
      <w:r>
        <w:rPr>
          <w:rStyle w:val="CommentTok"/>
        </w:rPr>
        <w:t>/</w:t>
      </w:r>
      <w:r>
        <w:rPr>
          <w:rStyle w:val="CommentTok"/>
        </w:rPr>
        <w:t>方差相差很大时，建议是进行标准化，常见为：</w:t>
      </w:r>
      <w:r>
        <w:rPr>
          <w:rStyle w:val="CommentTok"/>
        </w:rPr>
        <w:t>scale(count, center =T, scale. =T)</w:t>
      </w:r>
      <w:r>
        <w:rPr>
          <w:rStyle w:val="CommentTok"/>
        </w:rPr>
        <w:t>对数据进行标准化，</w:t>
      </w:r>
      <w:r>
        <w:rPr>
          <w:rStyle w:val="CommentTok"/>
        </w:rPr>
        <w:t>FactoMineR</w:t>
      </w:r>
      <w:r>
        <w:rPr>
          <w:rStyle w:val="CommentTok"/>
        </w:rPr>
        <w:t>包的</w:t>
      </w:r>
      <w:r>
        <w:rPr>
          <w:rStyle w:val="CommentTok"/>
        </w:rPr>
        <w:t>PCA()</w:t>
      </w:r>
      <w:r>
        <w:rPr>
          <w:rStyle w:val="CommentTok"/>
        </w:rPr>
        <w:t>函数和基础包的</w:t>
      </w:r>
      <w:r>
        <w:rPr>
          <w:rStyle w:val="CommentTok"/>
        </w:rPr>
        <w:t>prcomp()</w:t>
      </w:r>
      <w:r>
        <w:rPr>
          <w:rStyle w:val="CommentTok"/>
        </w:rPr>
        <w:t>函数自带函数自带标准化参数，如下：</w:t>
      </w:r>
      <w:r>
        <w:br/>
      </w:r>
      <w:r>
        <w:rPr>
          <w:rStyle w:val="CommentTok"/>
        </w:rPr>
        <w:t xml:space="preserve"># </w:t>
      </w:r>
      <w:r>
        <w:rPr>
          <w:rStyle w:val="CommentTok"/>
        </w:rPr>
        <w:t>基于</w:t>
      </w:r>
      <w:r>
        <w:rPr>
          <w:rStyle w:val="CommentTok"/>
        </w:rPr>
        <w:t>OTU</w:t>
      </w:r>
      <w:r>
        <w:rPr>
          <w:rStyle w:val="CommentTok"/>
        </w:rPr>
        <w:t>计算</w:t>
      </w:r>
      <w:r>
        <w:rPr>
          <w:rStyle w:val="CommentTok"/>
        </w:rPr>
        <w:t>PCA</w:t>
      </w:r>
      <w:r>
        <w:rPr>
          <w:rStyle w:val="CommentTok"/>
        </w:rPr>
        <w:t>，执行数据标准化</w:t>
      </w:r>
      <w:r>
        <w:br/>
      </w:r>
      <w:r>
        <w:rPr>
          <w:rStyle w:val="NormalTok"/>
        </w:rPr>
        <w:t>otu.pca &lt;-</w:t>
      </w:r>
      <w:r>
        <w:rPr>
          <w:rStyle w:val="StringTok"/>
        </w:rPr>
        <w:t xml:space="preserve"> </w:t>
      </w:r>
      <w:r>
        <w:rPr>
          <w:rStyle w:val="KeywordTok"/>
        </w:rPr>
        <w:t>prcomp</w:t>
      </w:r>
      <w:r>
        <w:rPr>
          <w:rStyle w:val="NormalTok"/>
        </w:rPr>
        <w:t>(</w:t>
      </w:r>
      <w:r>
        <w:rPr>
          <w:rStyle w:val="KeywordTok"/>
        </w:rPr>
        <w:t>t</w:t>
      </w:r>
      <w:r>
        <w:rPr>
          <w:rStyle w:val="NormalTok"/>
        </w:rPr>
        <w:t xml:space="preserve">(count), </w:t>
      </w:r>
      <w:r>
        <w:rPr>
          <w:rStyle w:val="DataTypeTok"/>
        </w:rPr>
        <w:t>scale. =</w:t>
      </w:r>
      <w:r>
        <w:rPr>
          <w:rStyle w:val="NormalTok"/>
        </w:rPr>
        <w:t xml:space="preserve"> </w:t>
      </w:r>
      <w:r>
        <w:rPr>
          <w:rStyle w:val="OtherTok"/>
        </w:rPr>
        <w:t>TRUE</w:t>
      </w:r>
      <w:r>
        <w:rPr>
          <w:rStyle w:val="NormalTok"/>
        </w:rPr>
        <w:t>)</w:t>
      </w:r>
    </w:p>
    <w:p w14:paraId="6D9C2ACD" w14:textId="77777777" w:rsidR="00E61896" w:rsidRDefault="00EC4CF5">
      <w:pPr>
        <w:pStyle w:val="5"/>
      </w:pPr>
      <w:bookmarkStart w:id="14" w:name="贡献率图scree-plot"/>
      <w:r>
        <w:t>贡献率图</w:t>
      </w:r>
      <w:r>
        <w:t>(scree plot)</w:t>
      </w:r>
      <w:bookmarkEnd w:id="14"/>
    </w:p>
    <w:p w14:paraId="1B22E2A0" w14:textId="60E27A6A" w:rsidR="00E61896" w:rsidRDefault="00EC4CF5">
      <w:pPr>
        <w:pStyle w:val="FirstParagraph"/>
        <w:rPr>
          <w:lang w:eastAsia="zh-CN"/>
        </w:rPr>
      </w:pPr>
      <w:r>
        <w:rPr>
          <w:lang w:eastAsia="zh-CN"/>
        </w:rPr>
        <w:t>如果我们想判断</w:t>
      </w:r>
      <w:r>
        <w:rPr>
          <w:lang w:eastAsia="zh-CN"/>
        </w:rPr>
        <w:t>PCA</w:t>
      </w:r>
      <w:r>
        <w:rPr>
          <w:lang w:eastAsia="zh-CN"/>
        </w:rPr>
        <w:t>中需要多少个主成分比较好，那么可以从主成分的</w:t>
      </w:r>
      <w:r>
        <w:rPr>
          <w:lang w:eastAsia="zh-CN"/>
        </w:rPr>
        <w:t>特征值来考虑（</w:t>
      </w:r>
      <w:r>
        <w:rPr>
          <w:lang w:eastAsia="zh-CN"/>
        </w:rPr>
        <w:t>Kaiser-Harris</w:t>
      </w:r>
      <w:r>
        <w:rPr>
          <w:lang w:eastAsia="zh-CN"/>
        </w:rPr>
        <w:t>准则建议保留特征值大于</w:t>
      </w:r>
      <w:r>
        <w:rPr>
          <w:lang w:eastAsia="zh-CN"/>
        </w:rPr>
        <w:t>1</w:t>
      </w:r>
      <w:r>
        <w:rPr>
          <w:lang w:eastAsia="zh-CN"/>
        </w:rPr>
        <w:t>的主成分）；特征值表示主成分所保留的变异量（所解释的方差）；如用</w:t>
      </w:r>
      <w:r>
        <w:rPr>
          <w:lang w:eastAsia="zh-CN"/>
        </w:rPr>
        <w:t>get_eigenvalue</w:t>
      </w:r>
      <w:r>
        <w:rPr>
          <w:lang w:eastAsia="zh-CN"/>
        </w:rPr>
        <w:t>函</w:t>
      </w:r>
      <w:ins w:id="15" w:author="Xi Jiao" w:date="2020-06-22T14:50:00Z">
        <w:r w:rsidR="006901D9">
          <w:rPr>
            <w:rFonts w:hint="eastAsia"/>
            <w:lang w:eastAsia="zh-CN"/>
          </w:rPr>
          <w:t>数</w:t>
        </w:r>
      </w:ins>
      <w:r>
        <w:rPr>
          <w:lang w:eastAsia="zh-CN"/>
        </w:rPr>
        <w:t>来提取特征值</w:t>
      </w:r>
      <w:r>
        <w:rPr>
          <w:lang w:eastAsia="zh-CN"/>
        </w:rPr>
        <w:t>，结果中第一列是特征值，第二列是可解释变异的比例，第三列是累计可解释变异的比例。</w:t>
      </w:r>
    </w:p>
    <w:p w14:paraId="245CDA2F" w14:textId="77777777" w:rsidR="00E61896" w:rsidRDefault="00EC4CF5">
      <w:pPr>
        <w:pStyle w:val="SourceCode"/>
      </w:pPr>
      <w:r>
        <w:rPr>
          <w:rStyle w:val="KeywordTok"/>
        </w:rPr>
        <w:t>get_eigenvalue</w:t>
      </w:r>
      <w:r>
        <w:rPr>
          <w:rStyle w:val="NormalTok"/>
        </w:rPr>
        <w:t>(otu.pca)[</w:t>
      </w:r>
      <w:r>
        <w:rPr>
          <w:rStyle w:val="DecValTok"/>
        </w:rPr>
        <w:t>1</w:t>
      </w:r>
      <w:r>
        <w:rPr>
          <w:rStyle w:val="OperatorTok"/>
        </w:rPr>
        <w:t>:</w:t>
      </w:r>
      <w:r>
        <w:rPr>
          <w:rStyle w:val="DecValTok"/>
        </w:rPr>
        <w:t>3</w:t>
      </w:r>
      <w:r>
        <w:rPr>
          <w:rStyle w:val="NormalTok"/>
        </w:rPr>
        <w:t>,]</w:t>
      </w:r>
    </w:p>
    <w:p w14:paraId="192B108C" w14:textId="77777777" w:rsidR="00E61896" w:rsidRDefault="00EC4CF5">
      <w:pPr>
        <w:pStyle w:val="SourceCode"/>
      </w:pPr>
      <w:r>
        <w:rPr>
          <w:rStyle w:val="VerbatimChar"/>
        </w:rPr>
        <w:t xml:space="preserve">      eigenvalue variance.percent cumulative.variance.percent</w:t>
      </w:r>
      <w:r>
        <w:br/>
      </w:r>
      <w:r>
        <w:rPr>
          <w:rStyle w:val="VerbatimChar"/>
        </w:rPr>
        <w:t xml:space="preserve">Dim.1   373.2903        14.182764     </w:t>
      </w:r>
      <w:r>
        <w:rPr>
          <w:rStyle w:val="VerbatimChar"/>
        </w:rPr>
        <w:t xml:space="preserve">               14.18276</w:t>
      </w:r>
      <w:r>
        <w:br/>
      </w:r>
      <w:r>
        <w:rPr>
          <w:rStyle w:val="VerbatimChar"/>
        </w:rPr>
        <w:t>Dim.2   211.3096         8.028481                    22.21124</w:t>
      </w:r>
      <w:r>
        <w:br/>
      </w:r>
      <w:r>
        <w:rPr>
          <w:rStyle w:val="VerbatimChar"/>
        </w:rPr>
        <w:t>Dim.3   183.0639         6.955314                    29.16656</w:t>
      </w:r>
    </w:p>
    <w:p w14:paraId="24268BAD" w14:textId="77777777" w:rsidR="00E61896" w:rsidRDefault="00EC4CF5">
      <w:pPr>
        <w:pStyle w:val="FirstParagraph"/>
        <w:rPr>
          <w:lang w:eastAsia="zh-CN"/>
        </w:rPr>
      </w:pPr>
      <w:r>
        <w:rPr>
          <w:lang w:eastAsia="zh-CN"/>
        </w:rPr>
        <w:lastRenderedPageBreak/>
        <w:t>除了特征值大于</w:t>
      </w:r>
      <w:r>
        <w:rPr>
          <w:lang w:eastAsia="zh-CN"/>
        </w:rPr>
        <w:t>1</w:t>
      </w:r>
      <w:r>
        <w:rPr>
          <w:lang w:eastAsia="zh-CN"/>
        </w:rPr>
        <w:t>作为主成分个数的阈值外，还可以设置总变异的阈值（累计）作为判断指标</w:t>
      </w:r>
    </w:p>
    <w:p w14:paraId="75C923E4" w14:textId="77777777" w:rsidR="00E61896" w:rsidRDefault="00EC4CF5">
      <w:pPr>
        <w:pStyle w:val="a0"/>
        <w:rPr>
          <w:lang w:eastAsia="zh-CN"/>
        </w:rPr>
      </w:pPr>
      <w:r>
        <w:rPr>
          <w:lang w:eastAsia="zh-CN"/>
        </w:rPr>
        <w:t>除了看表格来判断，还可从图形上直观的感受下：</w:t>
      </w:r>
    </w:p>
    <w:p w14:paraId="4072DCF0" w14:textId="77777777" w:rsidR="00E61896" w:rsidRDefault="00EC4CF5">
      <w:pPr>
        <w:pStyle w:val="SourceCode"/>
      </w:pPr>
      <w:r>
        <w:rPr>
          <w:rStyle w:val="CommentTok"/>
        </w:rPr>
        <w:t xml:space="preserve"># </w:t>
      </w:r>
      <w:r>
        <w:rPr>
          <w:rStyle w:val="CommentTok"/>
        </w:rPr>
        <w:t>绘制崖低碎石图</w:t>
      </w:r>
      <w:r>
        <w:rPr>
          <w:rStyle w:val="CommentTok"/>
        </w:rPr>
        <w:t>(scree plot)</w:t>
      </w:r>
      <w:r>
        <w:rPr>
          <w:rStyle w:val="CommentTok"/>
        </w:rPr>
        <w:t>即贡献率图，外层</w:t>
      </w:r>
      <w:r>
        <w:rPr>
          <w:rStyle w:val="CommentTok"/>
        </w:rPr>
        <w:t>()</w:t>
      </w:r>
      <w:r>
        <w:rPr>
          <w:rStyle w:val="CommentTok"/>
        </w:rPr>
        <w:t>可对保存的图形同时预览</w:t>
      </w:r>
      <w:r>
        <w:br/>
      </w:r>
      <w:r>
        <w:rPr>
          <w:rStyle w:val="NormalTok"/>
        </w:rPr>
        <w:t>(p &lt;-</w:t>
      </w:r>
      <w:r>
        <w:rPr>
          <w:rStyle w:val="StringTok"/>
        </w:rPr>
        <w:t xml:space="preserve"> </w:t>
      </w:r>
      <w:r>
        <w:rPr>
          <w:rStyle w:val="KeywordTok"/>
        </w:rPr>
        <w:t>fviz_eig</w:t>
      </w:r>
      <w:r>
        <w:rPr>
          <w:rStyle w:val="NormalTok"/>
        </w:rPr>
        <w:t xml:space="preserve">(otu.pca, </w:t>
      </w:r>
      <w:r>
        <w:rPr>
          <w:rStyle w:val="DataTypeTok"/>
        </w:rPr>
        <w:t>addlabels =</w:t>
      </w:r>
      <w:r>
        <w:rPr>
          <w:rStyle w:val="NormalTok"/>
        </w:rPr>
        <w:t xml:space="preserve"> </w:t>
      </w:r>
      <w:r>
        <w:rPr>
          <w:rStyle w:val="OtherTok"/>
        </w:rPr>
        <w:t>TRUE</w:t>
      </w:r>
      <w:r>
        <w:rPr>
          <w:rStyle w:val="NormalTok"/>
        </w:rPr>
        <w:t>))</w:t>
      </w:r>
    </w:p>
    <w:p w14:paraId="76F20DE4" w14:textId="563208B3" w:rsidR="007C15E7" w:rsidRPr="007C15E7" w:rsidDel="007C15E7" w:rsidRDefault="00EC4CF5" w:rsidP="007C15E7">
      <w:pPr>
        <w:pStyle w:val="FirstParagraph"/>
        <w:rPr>
          <w:del w:id="16" w:author="Xi Jiao" w:date="2020-06-22T14:54:00Z"/>
          <w:rFonts w:hint="eastAsia"/>
        </w:rPr>
      </w:pPr>
      <w:commentRangeStart w:id="17"/>
      <w:r>
        <w:rPr>
          <w:noProof/>
        </w:rPr>
        <w:drawing>
          <wp:inline distT="0" distB="0" distL="0" distR="0" wp14:anchorId="1E7A46BA" wp14:editId="53F815E0">
            <wp:extent cx="4587290" cy="2752374"/>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PCAPlot_files/figure-docx/unnamed-chunk-6-1.png"/>
                    <pic:cNvPicPr>
                      <a:picLocks noChangeAspect="1" noChangeArrowheads="1"/>
                    </pic:cNvPicPr>
                  </pic:nvPicPr>
                  <pic:blipFill>
                    <a:blip r:embed="rId15"/>
                    <a:stretch>
                      <a:fillRect/>
                    </a:stretch>
                  </pic:blipFill>
                  <pic:spPr bwMode="auto">
                    <a:xfrm>
                      <a:off x="0" y="0"/>
                      <a:ext cx="4587290" cy="2752374"/>
                    </a:xfrm>
                    <a:prstGeom prst="rect">
                      <a:avLst/>
                    </a:prstGeom>
                    <a:noFill/>
                    <a:ln w="9525">
                      <a:noFill/>
                      <a:headEnd/>
                      <a:tailEnd/>
                    </a:ln>
                  </pic:spPr>
                </pic:pic>
              </a:graphicData>
            </a:graphic>
          </wp:inline>
        </w:drawing>
      </w:r>
      <w:commentRangeEnd w:id="17"/>
      <w:r w:rsidR="007C15E7">
        <w:rPr>
          <w:rStyle w:val="ae"/>
        </w:rPr>
        <w:commentReference w:id="17"/>
      </w:r>
    </w:p>
    <w:p w14:paraId="422EAC76" w14:textId="77777777" w:rsidR="00E61896" w:rsidRDefault="00EC4CF5">
      <w:pPr>
        <w:pStyle w:val="SourceCode"/>
      </w:pPr>
      <w:r>
        <w:rPr>
          <w:rStyle w:val="KeywordTok"/>
        </w:rPr>
        <w:t>ggsave</w:t>
      </w:r>
      <w:r>
        <w:rPr>
          <w:rStyle w:val="NormalTok"/>
        </w:rPr>
        <w:t>(</w:t>
      </w:r>
      <w:r>
        <w:rPr>
          <w:rStyle w:val="KeywordTok"/>
        </w:rPr>
        <w:t>paste0</w:t>
      </w:r>
      <w:r>
        <w:rPr>
          <w:rStyle w:val="NormalTok"/>
        </w:rPr>
        <w:t>(</w:t>
      </w:r>
      <w:r>
        <w:rPr>
          <w:rStyle w:val="StringTok"/>
        </w:rPr>
        <w:t>"p2.pca_screen.pdf"</w:t>
      </w:r>
      <w:r>
        <w:rPr>
          <w:rStyle w:val="NormalTok"/>
        </w:rPr>
        <w:t xml:space="preserve">), p, </w:t>
      </w:r>
      <w:r>
        <w:rPr>
          <w:rStyle w:val="DataTypeTok"/>
        </w:rPr>
        <w:t>width=</w:t>
      </w:r>
      <w:r>
        <w:rPr>
          <w:rStyle w:val="DecValTok"/>
        </w:rPr>
        <w:t>120</w:t>
      </w:r>
      <w:r>
        <w:rPr>
          <w:rStyle w:val="NormalTok"/>
        </w:rPr>
        <w:t xml:space="preserve">, </w:t>
      </w:r>
      <w:r>
        <w:rPr>
          <w:rStyle w:val="DataTypeTok"/>
        </w:rPr>
        <w:t>height=</w:t>
      </w:r>
      <w:r>
        <w:rPr>
          <w:rStyle w:val="DecValTok"/>
        </w:rPr>
        <w:t>100</w:t>
      </w:r>
      <w:r>
        <w:rPr>
          <w:rStyle w:val="NormalTok"/>
        </w:rPr>
        <w:t xml:space="preserve">, </w:t>
      </w:r>
      <w:r>
        <w:rPr>
          <w:rStyle w:val="DataTypeTok"/>
        </w:rPr>
        <w:t>units=</w:t>
      </w:r>
      <w:r>
        <w:rPr>
          <w:rStyle w:val="StringTok"/>
        </w:rPr>
        <w:t>"mm"</w:t>
      </w:r>
      <w:r>
        <w:rPr>
          <w:rStyle w:val="NormalTok"/>
        </w:rPr>
        <w:t>)</w:t>
      </w:r>
      <w:r>
        <w:br/>
      </w:r>
      <w:r>
        <w:rPr>
          <w:rStyle w:val="KeywordTok"/>
        </w:rPr>
        <w:t>ggsave</w:t>
      </w:r>
      <w:r>
        <w:rPr>
          <w:rStyle w:val="NormalTok"/>
        </w:rPr>
        <w:t>(</w:t>
      </w:r>
      <w:r>
        <w:rPr>
          <w:rStyle w:val="KeywordTok"/>
        </w:rPr>
        <w:t>paste0</w:t>
      </w:r>
      <w:r>
        <w:rPr>
          <w:rStyle w:val="NormalTok"/>
        </w:rPr>
        <w:t>(</w:t>
      </w:r>
      <w:r>
        <w:rPr>
          <w:rStyle w:val="StringTok"/>
        </w:rPr>
        <w:t>"p2.pca_screen.png"</w:t>
      </w:r>
      <w:r>
        <w:rPr>
          <w:rStyle w:val="NormalTok"/>
        </w:rPr>
        <w:t xml:space="preserve">), p, </w:t>
      </w:r>
      <w:r>
        <w:rPr>
          <w:rStyle w:val="DataTypeTok"/>
        </w:rPr>
        <w:t>width=</w:t>
      </w:r>
      <w:r>
        <w:rPr>
          <w:rStyle w:val="DecValTok"/>
        </w:rPr>
        <w:t>120</w:t>
      </w:r>
      <w:r>
        <w:rPr>
          <w:rStyle w:val="NormalTok"/>
        </w:rPr>
        <w:t xml:space="preserve">, </w:t>
      </w:r>
      <w:r>
        <w:rPr>
          <w:rStyle w:val="DataTypeTok"/>
        </w:rPr>
        <w:t>height=</w:t>
      </w:r>
      <w:r>
        <w:rPr>
          <w:rStyle w:val="DecValTok"/>
        </w:rPr>
        <w:t>100</w:t>
      </w:r>
      <w:r>
        <w:rPr>
          <w:rStyle w:val="NormalTok"/>
        </w:rPr>
        <w:t xml:space="preserve">, </w:t>
      </w:r>
      <w:r>
        <w:rPr>
          <w:rStyle w:val="DataTypeTok"/>
        </w:rPr>
        <w:t>units=</w:t>
      </w:r>
      <w:r>
        <w:rPr>
          <w:rStyle w:val="StringTok"/>
        </w:rPr>
        <w:t>"mm"</w:t>
      </w:r>
      <w:r>
        <w:rPr>
          <w:rStyle w:val="NormalTok"/>
        </w:rPr>
        <w:t>)</w:t>
      </w:r>
    </w:p>
    <w:p w14:paraId="139B01DD" w14:textId="77777777" w:rsidR="00E61896" w:rsidRDefault="00EC4CF5">
      <w:pPr>
        <w:pStyle w:val="FirstParagraph"/>
      </w:pPr>
      <w:r>
        <w:rPr>
          <w:noProof/>
        </w:rPr>
        <w:drawing>
          <wp:inline distT="0" distB="0" distL="0" distR="0" wp14:anchorId="6F6C1713" wp14:editId="20BE38E7">
            <wp:extent cx="3214161" cy="2021466"/>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ttp://210.75.224.110/github/MicrobiomeStatPlot/223PCA/p2.pca_screen.png"/>
                    <pic:cNvPicPr>
                      <a:picLocks noChangeAspect="1" noChangeArrowheads="1"/>
                    </pic:cNvPicPr>
                  </pic:nvPicPr>
                  <pic:blipFill>
                    <a:blip r:embed="rId20"/>
                    <a:stretch>
                      <a:fillRect/>
                    </a:stretch>
                  </pic:blipFill>
                  <pic:spPr bwMode="auto">
                    <a:xfrm>
                      <a:off x="0" y="0"/>
                      <a:ext cx="3214161" cy="2021466"/>
                    </a:xfrm>
                    <a:prstGeom prst="rect">
                      <a:avLst/>
                    </a:prstGeom>
                    <a:noFill/>
                    <a:ln w="9525">
                      <a:noFill/>
                      <a:headEnd/>
                      <a:tailEnd/>
                    </a:ln>
                  </pic:spPr>
                </pic:pic>
              </a:graphicData>
            </a:graphic>
          </wp:inline>
        </w:drawing>
      </w:r>
    </w:p>
    <w:p w14:paraId="3CA32A57" w14:textId="77777777" w:rsidR="00E61896" w:rsidRDefault="00EC4CF5">
      <w:pPr>
        <w:pStyle w:val="a0"/>
        <w:rPr>
          <w:lang w:eastAsia="zh-CN"/>
        </w:rPr>
      </w:pPr>
      <w:r>
        <w:rPr>
          <w:lang w:eastAsia="zh-CN"/>
        </w:rPr>
        <w:t>图</w:t>
      </w:r>
      <w:r>
        <w:rPr>
          <w:lang w:eastAsia="zh-CN"/>
        </w:rPr>
        <w:t xml:space="preserve">2. </w:t>
      </w:r>
      <w:r>
        <w:rPr>
          <w:lang w:eastAsia="zh-CN"/>
        </w:rPr>
        <w:t>贡献率图表示各个主成分贡献率，进而决定选择多少主成分。可以将主成分数量限制为占总方差的比例。</w:t>
      </w:r>
    </w:p>
    <w:p w14:paraId="5A9C2824" w14:textId="77777777" w:rsidR="00E61896" w:rsidRDefault="00EC4CF5">
      <w:pPr>
        <w:pStyle w:val="a0"/>
      </w:pPr>
      <w:r>
        <w:t>如果我们想提取</w:t>
      </w:r>
      <w:r>
        <w:t>PCA</w:t>
      </w:r>
      <w:r>
        <w:t>结果中变量的信息，则可用</w:t>
      </w:r>
      <w:r>
        <w:t>get_pca_var()</w:t>
      </w:r>
      <w:r>
        <w:t>：</w:t>
      </w:r>
    </w:p>
    <w:p w14:paraId="33BCD36E" w14:textId="77777777" w:rsidR="00E61896" w:rsidRDefault="00EC4CF5">
      <w:pPr>
        <w:pStyle w:val="SourceCode"/>
      </w:pPr>
      <w:r>
        <w:rPr>
          <w:rStyle w:val="NormalTok"/>
        </w:rPr>
        <w:t>(var &lt;-</w:t>
      </w:r>
      <w:r>
        <w:rPr>
          <w:rStyle w:val="StringTok"/>
        </w:rPr>
        <w:t xml:space="preserve"> </w:t>
      </w:r>
      <w:r>
        <w:rPr>
          <w:rStyle w:val="KeywordTok"/>
        </w:rPr>
        <w:t>get_pca_var</w:t>
      </w:r>
      <w:r>
        <w:rPr>
          <w:rStyle w:val="NormalTok"/>
        </w:rPr>
        <w:t>(otu.pca))</w:t>
      </w:r>
    </w:p>
    <w:p w14:paraId="6E080171" w14:textId="77777777" w:rsidR="00E61896" w:rsidRDefault="00EC4CF5">
      <w:pPr>
        <w:pStyle w:val="SourceCode"/>
      </w:pPr>
      <w:r>
        <w:rPr>
          <w:rStyle w:val="VerbatimChar"/>
        </w:rPr>
        <w:lastRenderedPageBreak/>
        <w:t>Principal Component Analysis Results for variables</w:t>
      </w:r>
      <w:r>
        <w:br/>
      </w:r>
      <w:r>
        <w:rPr>
          <w:rStyle w:val="VerbatimChar"/>
        </w:rPr>
        <w:t xml:space="preserve"> ===================================================</w:t>
      </w:r>
      <w:r>
        <w:br/>
      </w:r>
      <w:r>
        <w:rPr>
          <w:rStyle w:val="VerbatimChar"/>
        </w:rPr>
        <w:t xml:space="preserve">  Name       Description          </w:t>
      </w:r>
      <w:r>
        <w:rPr>
          <w:rStyle w:val="VerbatimChar"/>
        </w:rPr>
        <w:t xml:space="preserve">                          </w:t>
      </w:r>
      <w:r>
        <w:br/>
      </w:r>
      <w:r>
        <w:rPr>
          <w:rStyle w:val="VerbatimChar"/>
        </w:rPr>
        <w:t xml:space="preserve">1 "$coord"   "Coordinates for the variables"                </w:t>
      </w:r>
      <w:r>
        <w:br/>
      </w:r>
      <w:r>
        <w:rPr>
          <w:rStyle w:val="VerbatimChar"/>
        </w:rPr>
        <w:t>2 "$cor"     "Correlations between variables and dimensions"</w:t>
      </w:r>
      <w:r>
        <w:br/>
      </w:r>
      <w:r>
        <w:rPr>
          <w:rStyle w:val="VerbatimChar"/>
        </w:rPr>
        <w:t xml:space="preserve">3 "$cos2"    "Cos2 for the variables"                       </w:t>
      </w:r>
      <w:r>
        <w:br/>
      </w:r>
      <w:r>
        <w:rPr>
          <w:rStyle w:val="VerbatimChar"/>
        </w:rPr>
        <w:t xml:space="preserve">4 "$contrib" "contributions of the variables" </w:t>
      </w:r>
      <w:r>
        <w:rPr>
          <w:rStyle w:val="VerbatimChar"/>
        </w:rPr>
        <w:t xml:space="preserve">              </w:t>
      </w:r>
    </w:p>
    <w:p w14:paraId="442C4E20" w14:textId="77777777" w:rsidR="00E61896" w:rsidRDefault="00EC4CF5">
      <w:pPr>
        <w:pStyle w:val="FirstParagraph"/>
      </w:pPr>
      <w:r>
        <w:t>Quality of representation</w:t>
      </w:r>
      <w:r>
        <w:t>（对应</w:t>
      </w:r>
      <w:r>
        <w:t>var$cos2</w:t>
      </w:r>
      <w:r>
        <w:t>），用于展示每个变量在各个主成分中的代表性（高</w:t>
      </w:r>
      <w:r>
        <w:t>cos2</w:t>
      </w:r>
      <w:r>
        <w:t>值说明该变量在主成分中有</w:t>
      </w:r>
      <w:r>
        <w:t>good representation</w:t>
      </w:r>
      <w:r>
        <w:t>，对应在</w:t>
      </w:r>
      <w:r>
        <w:t>Correlation circle</w:t>
      </w:r>
      <w:r>
        <w:t>图上则是接近圆周边上；低</w:t>
      </w:r>
      <w:r>
        <w:t>cos2</w:t>
      </w:r>
      <w:r>
        <w:t>值说明该变量不能很好的代表该主成分，对应</w:t>
      </w:r>
      <w:r>
        <w:t>Correlation circle</w:t>
      </w:r>
      <w:r>
        <w:t>图的圆心位置）。简单的说，如果一个变量在</w:t>
      </w:r>
      <w:r>
        <w:t>PC1</w:t>
      </w:r>
      <w:r>
        <w:t>和</w:t>
      </w:r>
      <w:r>
        <w:t>PC2</w:t>
      </w:r>
      <w:r>
        <w:t>的</w:t>
      </w:r>
      <w:r>
        <w:t>Contributions</w:t>
      </w:r>
      <w:r>
        <w:t>（</w:t>
      </w:r>
      <w:r>
        <w:t>cos2</w:t>
      </w:r>
      <w:r>
        <w:t>值在各个主成分中的比例）很高的话，则说明该变量可有</w:t>
      </w:r>
      <w:r>
        <w:t>效解释数据的变异，我们可以用图形展示各个变量在</w:t>
      </w:r>
      <w:r>
        <w:t>PC1</w:t>
      </w:r>
      <w:r>
        <w:t>和</w:t>
      </w:r>
      <w:r>
        <w:t>PC2</w:t>
      </w:r>
      <w:r>
        <w:t>上的</w:t>
      </w:r>
      <w:r>
        <w:t>Contributions</w:t>
      </w:r>
      <w:r>
        <w:t>。</w:t>
      </w:r>
    </w:p>
    <w:p w14:paraId="72BE080D" w14:textId="77777777" w:rsidR="00E61896" w:rsidRDefault="00EC4CF5">
      <w:pPr>
        <w:pStyle w:val="5"/>
      </w:pPr>
      <w:bookmarkStart w:id="18" w:name="特征pca图"/>
      <w:r>
        <w:t>特征</w:t>
      </w:r>
      <w:r>
        <w:t>PCA</w:t>
      </w:r>
      <w:r>
        <w:t>图</w:t>
      </w:r>
      <w:bookmarkEnd w:id="18"/>
    </w:p>
    <w:p w14:paraId="7F47C02C" w14:textId="77777777" w:rsidR="00E61896" w:rsidRDefault="00EC4CF5">
      <w:pPr>
        <w:pStyle w:val="SourceCode"/>
      </w:pPr>
      <w:r>
        <w:rPr>
          <w:rStyle w:val="CommentTok"/>
        </w:rPr>
        <w:t xml:space="preserve"># </w:t>
      </w:r>
      <w:r>
        <w:rPr>
          <w:rStyle w:val="CommentTok"/>
        </w:rPr>
        <w:t>绘制变量</w:t>
      </w:r>
      <w:r>
        <w:rPr>
          <w:rStyle w:val="CommentTok"/>
        </w:rPr>
        <w:t>PCA</w:t>
      </w:r>
      <w:r>
        <w:rPr>
          <w:rStyle w:val="CommentTok"/>
        </w:rPr>
        <w:t>主成分分析图</w:t>
      </w:r>
      <w:r>
        <w:br/>
      </w:r>
      <w:r>
        <w:rPr>
          <w:rStyle w:val="NormalTok"/>
        </w:rPr>
        <w:t>(p &lt;-</w:t>
      </w:r>
      <w:r>
        <w:rPr>
          <w:rStyle w:val="StringTok"/>
        </w:rPr>
        <w:t xml:space="preserve"> </w:t>
      </w:r>
      <w:r>
        <w:rPr>
          <w:rStyle w:val="KeywordTok"/>
        </w:rPr>
        <w:t>fviz_pca_var</w:t>
      </w:r>
      <w:r>
        <w:rPr>
          <w:rStyle w:val="NormalTok"/>
        </w:rPr>
        <w:t xml:space="preserve">(otu.pca, </w:t>
      </w:r>
      <w:r>
        <w:rPr>
          <w:rStyle w:val="DataTypeTok"/>
        </w:rPr>
        <w:t>col.var =</w:t>
      </w:r>
      <w:r>
        <w:rPr>
          <w:rStyle w:val="NormalTok"/>
        </w:rPr>
        <w:t xml:space="preserve"> </w:t>
      </w:r>
      <w:r>
        <w:rPr>
          <w:rStyle w:val="StringTok"/>
        </w:rPr>
        <w:t>"contrib"</w:t>
      </w:r>
      <w:r>
        <w:rPr>
          <w:rStyle w:val="NormalTok"/>
        </w:rPr>
        <w:t xml:space="preserve">, </w:t>
      </w:r>
      <w:r>
        <w:rPr>
          <w:rStyle w:val="DataTypeTok"/>
        </w:rPr>
        <w:t>gradient.cols =</w:t>
      </w:r>
      <w:r>
        <w:rPr>
          <w:rStyle w:val="NormalTok"/>
        </w:rPr>
        <w:t xml:space="preserve"> </w:t>
      </w:r>
      <w:r>
        <w:rPr>
          <w:rStyle w:val="KeywordTok"/>
        </w:rPr>
        <w:t>c</w:t>
      </w:r>
      <w:r>
        <w:rPr>
          <w:rStyle w:val="NormalTok"/>
        </w:rPr>
        <w:t>(</w:t>
      </w:r>
      <w:r>
        <w:rPr>
          <w:rStyle w:val="StringTok"/>
        </w:rPr>
        <w:t>"#00AFBB"</w:t>
      </w:r>
      <w:r>
        <w:rPr>
          <w:rStyle w:val="NormalTok"/>
        </w:rPr>
        <w:t xml:space="preserve">, </w:t>
      </w:r>
      <w:r>
        <w:rPr>
          <w:rStyle w:val="StringTok"/>
        </w:rPr>
        <w:t>"#E7B800"</w:t>
      </w:r>
      <w:r>
        <w:rPr>
          <w:rStyle w:val="NormalTok"/>
        </w:rPr>
        <w:t xml:space="preserve">, </w:t>
      </w:r>
      <w:r>
        <w:rPr>
          <w:rStyle w:val="StringTok"/>
        </w:rPr>
        <w:t>"#FC4E07"</w:t>
      </w:r>
      <w:r>
        <w:rPr>
          <w:rStyle w:val="NormalTok"/>
        </w:rPr>
        <w:t>)))</w:t>
      </w:r>
    </w:p>
    <w:p w14:paraId="7EA45616" w14:textId="77777777" w:rsidR="00E61896" w:rsidRDefault="00EC4CF5">
      <w:pPr>
        <w:pStyle w:val="FirstParagraph"/>
      </w:pPr>
      <w:r>
        <w:rPr>
          <w:noProof/>
        </w:rPr>
        <w:drawing>
          <wp:inline distT="0" distB="0" distL="0" distR="0" wp14:anchorId="3C99B947" wp14:editId="7065BDF2">
            <wp:extent cx="4587290" cy="458729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PCAPlot_files/figure-docx/unnamed-chunk-8-1.png"/>
                    <pic:cNvPicPr>
                      <a:picLocks noChangeAspect="1" noChangeArrowheads="1"/>
                    </pic:cNvPicPr>
                  </pic:nvPicPr>
                  <pic:blipFill>
                    <a:blip r:embed="rId21"/>
                    <a:stretch>
                      <a:fillRect/>
                    </a:stretch>
                  </pic:blipFill>
                  <pic:spPr bwMode="auto">
                    <a:xfrm>
                      <a:off x="0" y="0"/>
                      <a:ext cx="4587290" cy="4587290"/>
                    </a:xfrm>
                    <a:prstGeom prst="rect">
                      <a:avLst/>
                    </a:prstGeom>
                    <a:noFill/>
                    <a:ln w="9525">
                      <a:noFill/>
                      <a:headEnd/>
                      <a:tailEnd/>
                    </a:ln>
                  </pic:spPr>
                </pic:pic>
              </a:graphicData>
            </a:graphic>
          </wp:inline>
        </w:drawing>
      </w:r>
    </w:p>
    <w:p w14:paraId="01877ECF" w14:textId="77777777" w:rsidR="00E61896" w:rsidRDefault="00EC4CF5">
      <w:pPr>
        <w:pStyle w:val="SourceCode"/>
      </w:pPr>
      <w:r>
        <w:rPr>
          <w:rStyle w:val="KeywordTok"/>
        </w:rPr>
        <w:lastRenderedPageBreak/>
        <w:t>ggsave</w:t>
      </w:r>
      <w:r>
        <w:rPr>
          <w:rStyle w:val="NormalTok"/>
        </w:rPr>
        <w:t>(</w:t>
      </w:r>
      <w:r>
        <w:rPr>
          <w:rStyle w:val="KeywordTok"/>
        </w:rPr>
        <w:t>paste0</w:t>
      </w:r>
      <w:r>
        <w:rPr>
          <w:rStyle w:val="NormalTok"/>
        </w:rPr>
        <w:t>(</w:t>
      </w:r>
      <w:r>
        <w:rPr>
          <w:rStyle w:val="StringTok"/>
        </w:rPr>
        <w:t>"p3.pca_cos.pdf"</w:t>
      </w:r>
      <w:r>
        <w:rPr>
          <w:rStyle w:val="NormalTok"/>
        </w:rPr>
        <w:t xml:space="preserve">), p, </w:t>
      </w:r>
      <w:r>
        <w:rPr>
          <w:rStyle w:val="DataTypeTok"/>
        </w:rPr>
        <w:t>width=</w:t>
      </w:r>
      <w:r>
        <w:rPr>
          <w:rStyle w:val="DecValTok"/>
        </w:rPr>
        <w:t>120</w:t>
      </w:r>
      <w:r>
        <w:rPr>
          <w:rStyle w:val="NormalTok"/>
        </w:rPr>
        <w:t xml:space="preserve">, </w:t>
      </w:r>
      <w:r>
        <w:rPr>
          <w:rStyle w:val="DataTypeTok"/>
        </w:rPr>
        <w:t>height=</w:t>
      </w:r>
      <w:r>
        <w:rPr>
          <w:rStyle w:val="DecValTok"/>
        </w:rPr>
        <w:t>100</w:t>
      </w:r>
      <w:r>
        <w:rPr>
          <w:rStyle w:val="NormalTok"/>
        </w:rPr>
        <w:t xml:space="preserve">, </w:t>
      </w:r>
      <w:r>
        <w:rPr>
          <w:rStyle w:val="DataTypeTok"/>
        </w:rPr>
        <w:t>units=</w:t>
      </w:r>
      <w:r>
        <w:rPr>
          <w:rStyle w:val="StringTok"/>
        </w:rPr>
        <w:t>"mm"</w:t>
      </w:r>
      <w:r>
        <w:rPr>
          <w:rStyle w:val="NormalTok"/>
        </w:rPr>
        <w:t>)</w:t>
      </w:r>
      <w:r>
        <w:br/>
      </w:r>
      <w:r>
        <w:rPr>
          <w:rStyle w:val="KeywordTok"/>
        </w:rPr>
        <w:t>ggsave</w:t>
      </w:r>
      <w:r>
        <w:rPr>
          <w:rStyle w:val="NormalTok"/>
        </w:rPr>
        <w:t>(</w:t>
      </w:r>
      <w:r>
        <w:rPr>
          <w:rStyle w:val="KeywordTok"/>
        </w:rPr>
        <w:t>past</w:t>
      </w:r>
      <w:r>
        <w:rPr>
          <w:rStyle w:val="KeywordTok"/>
        </w:rPr>
        <w:t>e0</w:t>
      </w:r>
      <w:r>
        <w:rPr>
          <w:rStyle w:val="NormalTok"/>
        </w:rPr>
        <w:t>(</w:t>
      </w:r>
      <w:r>
        <w:rPr>
          <w:rStyle w:val="StringTok"/>
        </w:rPr>
        <w:t>"p3.pca_cos.png"</w:t>
      </w:r>
      <w:r>
        <w:rPr>
          <w:rStyle w:val="NormalTok"/>
        </w:rPr>
        <w:t xml:space="preserve">), p, </w:t>
      </w:r>
      <w:r>
        <w:rPr>
          <w:rStyle w:val="DataTypeTok"/>
        </w:rPr>
        <w:t>width=</w:t>
      </w:r>
      <w:r>
        <w:rPr>
          <w:rStyle w:val="DecValTok"/>
        </w:rPr>
        <w:t>120</w:t>
      </w:r>
      <w:r>
        <w:rPr>
          <w:rStyle w:val="NormalTok"/>
        </w:rPr>
        <w:t xml:space="preserve">, </w:t>
      </w:r>
      <w:r>
        <w:rPr>
          <w:rStyle w:val="DataTypeTok"/>
        </w:rPr>
        <w:t>height=</w:t>
      </w:r>
      <w:r>
        <w:rPr>
          <w:rStyle w:val="DecValTok"/>
        </w:rPr>
        <w:t>100</w:t>
      </w:r>
      <w:r>
        <w:rPr>
          <w:rStyle w:val="NormalTok"/>
        </w:rPr>
        <w:t xml:space="preserve">, </w:t>
      </w:r>
      <w:r>
        <w:rPr>
          <w:rStyle w:val="DataTypeTok"/>
        </w:rPr>
        <w:t>units=</w:t>
      </w:r>
      <w:r>
        <w:rPr>
          <w:rStyle w:val="StringTok"/>
        </w:rPr>
        <w:t>"mm"</w:t>
      </w:r>
      <w:r>
        <w:rPr>
          <w:rStyle w:val="NormalTok"/>
        </w:rPr>
        <w:t>)</w:t>
      </w:r>
    </w:p>
    <w:p w14:paraId="46188591" w14:textId="77777777" w:rsidR="00E61896" w:rsidRDefault="00EC4CF5">
      <w:pPr>
        <w:pStyle w:val="FirstParagraph"/>
      </w:pPr>
      <w:r>
        <w:rPr>
          <w:noProof/>
        </w:rPr>
        <w:drawing>
          <wp:inline distT="0" distB="0" distL="0" distR="0" wp14:anchorId="0A34CF00" wp14:editId="26F5DDA3">
            <wp:extent cx="3214161" cy="321416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ttp://210.75.224.110/github/MicrobiomeStatPlot/223PCA/p3.pca_cos.png"/>
                    <pic:cNvPicPr>
                      <a:picLocks noChangeAspect="1" noChangeArrowheads="1"/>
                    </pic:cNvPicPr>
                  </pic:nvPicPr>
                  <pic:blipFill>
                    <a:blip r:embed="rId22"/>
                    <a:stretch>
                      <a:fillRect/>
                    </a:stretch>
                  </pic:blipFill>
                  <pic:spPr bwMode="auto">
                    <a:xfrm>
                      <a:off x="0" y="0"/>
                      <a:ext cx="3214161" cy="3214161"/>
                    </a:xfrm>
                    <a:prstGeom prst="rect">
                      <a:avLst/>
                    </a:prstGeom>
                    <a:noFill/>
                    <a:ln w="9525">
                      <a:noFill/>
                      <a:headEnd/>
                      <a:tailEnd/>
                    </a:ln>
                  </pic:spPr>
                </pic:pic>
              </a:graphicData>
            </a:graphic>
          </wp:inline>
        </w:drawing>
      </w:r>
    </w:p>
    <w:p w14:paraId="35C8F8A0" w14:textId="77777777" w:rsidR="00E61896" w:rsidRDefault="00EC4CF5">
      <w:pPr>
        <w:pStyle w:val="a0"/>
        <w:rPr>
          <w:lang w:eastAsia="zh-CN"/>
        </w:rPr>
      </w:pPr>
      <w:r>
        <w:rPr>
          <w:lang w:eastAsia="zh-CN"/>
        </w:rPr>
        <w:t>图</w:t>
      </w:r>
      <w:r>
        <w:rPr>
          <w:lang w:eastAsia="zh-CN"/>
        </w:rPr>
        <w:t>3. PCA</w:t>
      </w:r>
      <w:r>
        <w:rPr>
          <w:lang w:eastAsia="zh-CN"/>
        </w:rPr>
        <w:t>图展示变量</w:t>
      </w:r>
    </w:p>
    <w:p w14:paraId="79F6D51C" w14:textId="77777777" w:rsidR="00E61896" w:rsidRDefault="00EC4CF5">
      <w:pPr>
        <w:pStyle w:val="a0"/>
        <w:rPr>
          <w:lang w:eastAsia="zh-CN"/>
        </w:rPr>
      </w:pPr>
      <w:r>
        <w:rPr>
          <w:lang w:eastAsia="zh-CN"/>
        </w:rPr>
        <w:t>可以看到，</w:t>
      </w:r>
      <w:r>
        <w:rPr>
          <w:lang w:eastAsia="zh-CN"/>
        </w:rPr>
        <w:t>biplot</w:t>
      </w:r>
      <w:r>
        <w:rPr>
          <w:lang w:eastAsia="zh-CN"/>
        </w:rPr>
        <w:t>图只能用于展示变量较少的情况，当变量较多时需要进行筛选。</w:t>
      </w:r>
    </w:p>
    <w:p w14:paraId="0D5A7BDA" w14:textId="77777777" w:rsidR="00E61896" w:rsidRDefault="00EC4CF5">
      <w:pPr>
        <w:pStyle w:val="a0"/>
      </w:pPr>
      <w:r>
        <w:t>接下来分析观测值，先提取出</w:t>
      </w:r>
      <w:r>
        <w:t>individuals</w:t>
      </w:r>
      <w:r>
        <w:t>信息。</w:t>
      </w:r>
    </w:p>
    <w:p w14:paraId="634E043A" w14:textId="77777777" w:rsidR="00E61896" w:rsidRDefault="00EC4CF5">
      <w:pPr>
        <w:pStyle w:val="SourceCode"/>
      </w:pPr>
      <w:r>
        <w:rPr>
          <w:rStyle w:val="NormalTok"/>
        </w:rPr>
        <w:t>(ind &lt;-</w:t>
      </w:r>
      <w:r>
        <w:rPr>
          <w:rStyle w:val="StringTok"/>
        </w:rPr>
        <w:t xml:space="preserve"> </w:t>
      </w:r>
      <w:r>
        <w:rPr>
          <w:rStyle w:val="KeywordTok"/>
        </w:rPr>
        <w:t>get_pca_ind</w:t>
      </w:r>
      <w:r>
        <w:rPr>
          <w:rStyle w:val="NormalTok"/>
        </w:rPr>
        <w:t>(otu.pca))</w:t>
      </w:r>
    </w:p>
    <w:p w14:paraId="43052174" w14:textId="77777777" w:rsidR="00E61896" w:rsidRDefault="00EC4CF5">
      <w:pPr>
        <w:pStyle w:val="SourceCode"/>
      </w:pPr>
      <w:r>
        <w:rPr>
          <w:rStyle w:val="VerbatimChar"/>
        </w:rPr>
        <w:t>Principal Component Analysis Results for individuals</w:t>
      </w:r>
      <w:r>
        <w:br/>
      </w:r>
      <w:r>
        <w:rPr>
          <w:rStyle w:val="VerbatimChar"/>
        </w:rPr>
        <w:t xml:space="preserve"> ===================================================</w:t>
      </w:r>
      <w:r>
        <w:br/>
      </w:r>
      <w:r>
        <w:rPr>
          <w:rStyle w:val="VerbatimChar"/>
        </w:rPr>
        <w:t xml:space="preserve">  Name       Description                       </w:t>
      </w:r>
      <w:r>
        <w:br/>
      </w:r>
      <w:r>
        <w:rPr>
          <w:rStyle w:val="VerbatimChar"/>
        </w:rPr>
        <w:t xml:space="preserve">1 "$coord"   "Coordinates for the individuals" </w:t>
      </w:r>
      <w:r>
        <w:br/>
      </w:r>
      <w:r>
        <w:rPr>
          <w:rStyle w:val="VerbatimChar"/>
        </w:rPr>
        <w:t xml:space="preserve">2 "$cos2"    "Cos2 for the individuals"        </w:t>
      </w:r>
      <w:r>
        <w:br/>
      </w:r>
      <w:r>
        <w:rPr>
          <w:rStyle w:val="VerbatimChar"/>
        </w:rPr>
        <w:t>3 "$co</w:t>
      </w:r>
      <w:r>
        <w:rPr>
          <w:rStyle w:val="VerbatimChar"/>
        </w:rPr>
        <w:t>ntrib" "contributions of the individuals"</w:t>
      </w:r>
    </w:p>
    <w:p w14:paraId="36E126B3" w14:textId="77777777" w:rsidR="00E61896" w:rsidRDefault="00EC4CF5">
      <w:pPr>
        <w:pStyle w:val="5"/>
      </w:pPr>
      <w:bookmarkStart w:id="19" w:name="样本pca图"/>
      <w:r>
        <w:t>样本</w:t>
      </w:r>
      <w:r>
        <w:t>PCA</w:t>
      </w:r>
      <w:r>
        <w:t>图</w:t>
      </w:r>
      <w:bookmarkEnd w:id="19"/>
    </w:p>
    <w:p w14:paraId="76966668" w14:textId="77777777" w:rsidR="00E61896" w:rsidRDefault="00EC4CF5">
      <w:pPr>
        <w:pStyle w:val="FirstParagraph"/>
      </w:pPr>
      <w:r>
        <w:t>然后按照上面的模式来展示下</w:t>
      </w:r>
      <w:r>
        <w:t>individuals</w:t>
      </w:r>
      <w:r>
        <w:t>的点图，比如以</w:t>
      </w:r>
      <w:r>
        <w:t>cos2</w:t>
      </w:r>
      <w:r>
        <w:t>值来代表各个</w:t>
      </w:r>
      <w:r>
        <w:t>individuals</w:t>
      </w:r>
      <w:r>
        <w:t>点的圆圈大小</w:t>
      </w:r>
    </w:p>
    <w:p w14:paraId="02E3ABA1" w14:textId="77777777" w:rsidR="00E61896" w:rsidRDefault="00EC4CF5">
      <w:pPr>
        <w:pStyle w:val="SourceCode"/>
      </w:pPr>
      <w:r>
        <w:rPr>
          <w:rStyle w:val="CommentTok"/>
        </w:rPr>
        <w:t xml:space="preserve"># </w:t>
      </w:r>
      <w:r>
        <w:rPr>
          <w:rStyle w:val="CommentTok"/>
        </w:rPr>
        <w:t>样本</w:t>
      </w:r>
      <w:r>
        <w:rPr>
          <w:rStyle w:val="CommentTok"/>
        </w:rPr>
        <w:t>PCA</w:t>
      </w:r>
      <w:r>
        <w:rPr>
          <w:rStyle w:val="CommentTok"/>
        </w:rPr>
        <w:t>图，点大小为</w:t>
      </w:r>
      <w:r>
        <w:rPr>
          <w:rStyle w:val="CommentTok"/>
        </w:rPr>
        <w:t>cos2</w:t>
      </w:r>
      <w:r>
        <w:rPr>
          <w:rStyle w:val="CommentTok"/>
        </w:rPr>
        <w:t>，形状为</w:t>
      </w:r>
      <w:r>
        <w:rPr>
          <w:rStyle w:val="CommentTok"/>
        </w:rPr>
        <w:t>21</w:t>
      </w:r>
      <w:r>
        <w:rPr>
          <w:rStyle w:val="CommentTok"/>
        </w:rPr>
        <w:t>圆形，按组填充，</w:t>
      </w:r>
      <w:r>
        <w:rPr>
          <w:rStyle w:val="CommentTok"/>
        </w:rPr>
        <w:t>repel</w:t>
      </w:r>
      <w:r>
        <w:rPr>
          <w:rStyle w:val="CommentTok"/>
        </w:rPr>
        <w:t>避免标签重叠</w:t>
      </w:r>
      <w:r>
        <w:br/>
      </w:r>
      <w:r>
        <w:rPr>
          <w:rStyle w:val="NormalTok"/>
        </w:rPr>
        <w:t>(p &lt;-</w:t>
      </w:r>
      <w:r>
        <w:rPr>
          <w:rStyle w:val="StringTok"/>
        </w:rPr>
        <w:t xml:space="preserve"> </w:t>
      </w:r>
      <w:r>
        <w:rPr>
          <w:rStyle w:val="KeywordTok"/>
        </w:rPr>
        <w:t>fviz_pca_ind</w:t>
      </w:r>
      <w:r>
        <w:rPr>
          <w:rStyle w:val="NormalTok"/>
        </w:rPr>
        <w:t xml:space="preserve">(otu.pca, </w:t>
      </w:r>
      <w:r>
        <w:rPr>
          <w:rStyle w:val="DataTypeTok"/>
        </w:rPr>
        <w:t>pointsize =</w:t>
      </w:r>
      <w:r>
        <w:rPr>
          <w:rStyle w:val="NormalTok"/>
        </w:rPr>
        <w:t xml:space="preserve"> </w:t>
      </w:r>
      <w:r>
        <w:rPr>
          <w:rStyle w:val="StringTok"/>
        </w:rPr>
        <w:t>"cos2"</w:t>
      </w:r>
      <w:r>
        <w:rPr>
          <w:rStyle w:val="NormalTok"/>
        </w:rPr>
        <w:t xml:space="preserve">, </w:t>
      </w:r>
      <w:r>
        <w:rPr>
          <w:rStyle w:val="DataTypeTok"/>
        </w:rPr>
        <w:t>pointshape =</w:t>
      </w:r>
      <w:r>
        <w:rPr>
          <w:rStyle w:val="NormalTok"/>
        </w:rPr>
        <w:t xml:space="preserve"> </w:t>
      </w:r>
      <w:r>
        <w:rPr>
          <w:rStyle w:val="DecValTok"/>
        </w:rPr>
        <w:t>21</w:t>
      </w:r>
      <w:r>
        <w:rPr>
          <w:rStyle w:val="NormalTok"/>
        </w:rPr>
        <w:t xml:space="preserve">, </w:t>
      </w:r>
      <w:r>
        <w:rPr>
          <w:rStyle w:val="DataTypeTok"/>
        </w:rPr>
        <w:t>fill =</w:t>
      </w:r>
      <w:r>
        <w:rPr>
          <w:rStyle w:val="NormalTok"/>
        </w:rPr>
        <w:t xml:space="preserve"> metadata</w:t>
      </w:r>
      <w:r>
        <w:rPr>
          <w:rStyle w:val="OperatorTok"/>
        </w:rPr>
        <w:t>$</w:t>
      </w:r>
      <w:r>
        <w:rPr>
          <w:rStyle w:val="NormalTok"/>
        </w:rPr>
        <w:t xml:space="preserve">Group, </w:t>
      </w:r>
      <w:r>
        <w:rPr>
          <w:rStyle w:val="DataTypeTok"/>
        </w:rPr>
        <w:t>repel =</w:t>
      </w:r>
      <w:r>
        <w:rPr>
          <w:rStyle w:val="NormalTok"/>
        </w:rPr>
        <w:t xml:space="preserve"> </w:t>
      </w:r>
      <w:r>
        <w:rPr>
          <w:rStyle w:val="OtherTok"/>
        </w:rPr>
        <w:t>TRUE</w:t>
      </w:r>
      <w:r>
        <w:rPr>
          <w:rStyle w:val="NormalTok"/>
        </w:rPr>
        <w:t xml:space="preserve">)) </w:t>
      </w:r>
    </w:p>
    <w:p w14:paraId="733BFF19" w14:textId="77777777" w:rsidR="00E61896" w:rsidRDefault="00EC4CF5">
      <w:pPr>
        <w:pStyle w:val="FirstParagraph"/>
      </w:pPr>
      <w:r>
        <w:rPr>
          <w:noProof/>
        </w:rPr>
        <w:lastRenderedPageBreak/>
        <w:drawing>
          <wp:inline distT="0" distB="0" distL="0" distR="0" wp14:anchorId="41447741" wp14:editId="7A9FC590">
            <wp:extent cx="4587290" cy="2752374"/>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PCAPlot_files/figure-docx/unnamed-chunk-10-1.png"/>
                    <pic:cNvPicPr>
                      <a:picLocks noChangeAspect="1" noChangeArrowheads="1"/>
                    </pic:cNvPicPr>
                  </pic:nvPicPr>
                  <pic:blipFill>
                    <a:blip r:embed="rId23"/>
                    <a:stretch>
                      <a:fillRect/>
                    </a:stretch>
                  </pic:blipFill>
                  <pic:spPr bwMode="auto">
                    <a:xfrm>
                      <a:off x="0" y="0"/>
                      <a:ext cx="4587290" cy="2752374"/>
                    </a:xfrm>
                    <a:prstGeom prst="rect">
                      <a:avLst/>
                    </a:prstGeom>
                    <a:noFill/>
                    <a:ln w="9525">
                      <a:noFill/>
                      <a:headEnd/>
                      <a:tailEnd/>
                    </a:ln>
                  </pic:spPr>
                </pic:pic>
              </a:graphicData>
            </a:graphic>
          </wp:inline>
        </w:drawing>
      </w:r>
    </w:p>
    <w:p w14:paraId="5FB66A74" w14:textId="77777777" w:rsidR="00E61896" w:rsidRDefault="00EC4CF5">
      <w:pPr>
        <w:pStyle w:val="SourceCode"/>
      </w:pPr>
      <w:r>
        <w:rPr>
          <w:rStyle w:val="KeywordTok"/>
        </w:rPr>
        <w:t>ggsave</w:t>
      </w:r>
      <w:r>
        <w:rPr>
          <w:rStyle w:val="NormalTok"/>
        </w:rPr>
        <w:t>(</w:t>
      </w:r>
      <w:r>
        <w:rPr>
          <w:rStyle w:val="KeywordTok"/>
        </w:rPr>
        <w:t>paste0</w:t>
      </w:r>
      <w:r>
        <w:rPr>
          <w:rStyle w:val="NormalTok"/>
        </w:rPr>
        <w:t>(</w:t>
      </w:r>
      <w:r>
        <w:rPr>
          <w:rStyle w:val="StringTok"/>
        </w:rPr>
        <w:t>"p4.pca_individuals.pdf"</w:t>
      </w:r>
      <w:r>
        <w:rPr>
          <w:rStyle w:val="NormalTok"/>
        </w:rPr>
        <w:t xml:space="preserve">), p, </w:t>
      </w:r>
      <w:r>
        <w:rPr>
          <w:rStyle w:val="DataTypeTok"/>
        </w:rPr>
        <w:t>width=</w:t>
      </w:r>
      <w:r>
        <w:rPr>
          <w:rStyle w:val="DecValTok"/>
        </w:rPr>
        <w:t>120</w:t>
      </w:r>
      <w:r>
        <w:rPr>
          <w:rStyle w:val="NormalTok"/>
        </w:rPr>
        <w:t xml:space="preserve">, </w:t>
      </w:r>
      <w:r>
        <w:rPr>
          <w:rStyle w:val="DataTypeTok"/>
        </w:rPr>
        <w:t>height=</w:t>
      </w:r>
      <w:r>
        <w:rPr>
          <w:rStyle w:val="DecValTok"/>
        </w:rPr>
        <w:t>100</w:t>
      </w:r>
      <w:r>
        <w:rPr>
          <w:rStyle w:val="NormalTok"/>
        </w:rPr>
        <w:t xml:space="preserve">, </w:t>
      </w:r>
      <w:r>
        <w:rPr>
          <w:rStyle w:val="DataTypeTok"/>
        </w:rPr>
        <w:t>units=</w:t>
      </w:r>
      <w:r>
        <w:rPr>
          <w:rStyle w:val="StringTok"/>
        </w:rPr>
        <w:t>"mm"</w:t>
      </w:r>
      <w:r>
        <w:rPr>
          <w:rStyle w:val="NormalTok"/>
        </w:rPr>
        <w:t>)</w:t>
      </w:r>
      <w:r>
        <w:br/>
      </w:r>
      <w:r>
        <w:rPr>
          <w:rStyle w:val="KeywordTok"/>
        </w:rPr>
        <w:t>ggsave</w:t>
      </w:r>
      <w:r>
        <w:rPr>
          <w:rStyle w:val="NormalTok"/>
        </w:rPr>
        <w:t>(</w:t>
      </w:r>
      <w:r>
        <w:rPr>
          <w:rStyle w:val="KeywordTok"/>
        </w:rPr>
        <w:t>paste0</w:t>
      </w:r>
      <w:r>
        <w:rPr>
          <w:rStyle w:val="NormalTok"/>
        </w:rPr>
        <w:t>(</w:t>
      </w:r>
      <w:r>
        <w:rPr>
          <w:rStyle w:val="StringTok"/>
        </w:rPr>
        <w:t>"p4.pca_individuals.png"</w:t>
      </w:r>
      <w:r>
        <w:rPr>
          <w:rStyle w:val="NormalTok"/>
        </w:rPr>
        <w:t xml:space="preserve">), p, </w:t>
      </w:r>
      <w:r>
        <w:rPr>
          <w:rStyle w:val="DataTypeTok"/>
        </w:rPr>
        <w:t>width=</w:t>
      </w:r>
      <w:r>
        <w:rPr>
          <w:rStyle w:val="DecValTok"/>
        </w:rPr>
        <w:t>120</w:t>
      </w:r>
      <w:r>
        <w:rPr>
          <w:rStyle w:val="NormalTok"/>
        </w:rPr>
        <w:t xml:space="preserve">, </w:t>
      </w:r>
      <w:r>
        <w:rPr>
          <w:rStyle w:val="DataTypeTok"/>
        </w:rPr>
        <w:t>height=</w:t>
      </w:r>
      <w:r>
        <w:rPr>
          <w:rStyle w:val="DecValTok"/>
        </w:rPr>
        <w:t>100</w:t>
      </w:r>
      <w:r>
        <w:rPr>
          <w:rStyle w:val="NormalTok"/>
        </w:rPr>
        <w:t xml:space="preserve">, </w:t>
      </w:r>
      <w:r>
        <w:rPr>
          <w:rStyle w:val="DataTypeTok"/>
        </w:rPr>
        <w:t>units=</w:t>
      </w:r>
      <w:r>
        <w:rPr>
          <w:rStyle w:val="StringTok"/>
        </w:rPr>
        <w:t>"mm"</w:t>
      </w:r>
      <w:r>
        <w:rPr>
          <w:rStyle w:val="NormalTok"/>
        </w:rPr>
        <w:t>)</w:t>
      </w:r>
    </w:p>
    <w:p w14:paraId="741EC52B" w14:textId="77777777" w:rsidR="00E61896" w:rsidRDefault="00EC4CF5">
      <w:pPr>
        <w:pStyle w:val="FirstParagraph"/>
      </w:pPr>
      <w:r>
        <w:rPr>
          <w:noProof/>
        </w:rPr>
        <w:drawing>
          <wp:inline distT="0" distB="0" distL="0" distR="0" wp14:anchorId="5E6B140E" wp14:editId="4CED48E8">
            <wp:extent cx="3214161" cy="2021466"/>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ttp://210.75.224.110/github/MicrobiomeStatPlot/223PCA/p4.pca_individuals.png"/>
                    <pic:cNvPicPr>
                      <a:picLocks noChangeAspect="1" noChangeArrowheads="1"/>
                    </pic:cNvPicPr>
                  </pic:nvPicPr>
                  <pic:blipFill>
                    <a:blip r:embed="rId24"/>
                    <a:stretch>
                      <a:fillRect/>
                    </a:stretch>
                  </pic:blipFill>
                  <pic:spPr bwMode="auto">
                    <a:xfrm>
                      <a:off x="0" y="0"/>
                      <a:ext cx="3214161" cy="2021466"/>
                    </a:xfrm>
                    <a:prstGeom prst="rect">
                      <a:avLst/>
                    </a:prstGeom>
                    <a:noFill/>
                    <a:ln w="9525">
                      <a:noFill/>
                      <a:headEnd/>
                      <a:tailEnd/>
                    </a:ln>
                  </pic:spPr>
                </pic:pic>
              </a:graphicData>
            </a:graphic>
          </wp:inline>
        </w:drawing>
      </w:r>
    </w:p>
    <w:p w14:paraId="5B7F0B70" w14:textId="77777777" w:rsidR="00E61896" w:rsidRDefault="00EC4CF5">
      <w:pPr>
        <w:pStyle w:val="a0"/>
      </w:pPr>
      <w:r>
        <w:t>图</w:t>
      </w:r>
      <w:r>
        <w:t>4. PCA</w:t>
      </w:r>
      <w:r>
        <w:t>图展示观测值，以</w:t>
      </w:r>
      <w:r>
        <w:t>cos2</w:t>
      </w:r>
      <w:r>
        <w:t>值来代表各个</w:t>
      </w:r>
      <w:r>
        <w:t>individuals</w:t>
      </w:r>
      <w:r>
        <w:t>点的圆圈大小。</w:t>
      </w:r>
    </w:p>
    <w:p w14:paraId="33E6BB9A" w14:textId="77777777" w:rsidR="00E61896" w:rsidRDefault="00EC4CF5">
      <w:pPr>
        <w:pStyle w:val="a0"/>
      </w:pPr>
      <w:r>
        <w:t>如果有分组信息，则可以将同一组的</w:t>
      </w:r>
      <w:r>
        <w:t>individuals</w:t>
      </w:r>
      <w:r>
        <w:t>圈在一起，如：</w:t>
      </w:r>
    </w:p>
    <w:p w14:paraId="35B7DCB6" w14:textId="77777777" w:rsidR="00E61896" w:rsidRDefault="00EC4CF5">
      <w:pPr>
        <w:pStyle w:val="SourceCode"/>
      </w:pPr>
      <w:r>
        <w:rPr>
          <w:rStyle w:val="CommentTok"/>
        </w:rPr>
        <w:t xml:space="preserve"># </w:t>
      </w:r>
      <w:r>
        <w:rPr>
          <w:rStyle w:val="CommentTok"/>
        </w:rPr>
        <w:t>样本</w:t>
      </w:r>
      <w:r>
        <w:rPr>
          <w:rStyle w:val="CommentTok"/>
        </w:rPr>
        <w:t>PCA</w:t>
      </w:r>
      <w:r>
        <w:rPr>
          <w:rStyle w:val="CommentTok"/>
        </w:rPr>
        <w:t>图，只显示点，分组着色并手动分配颜色，添加置信椭圆和图例</w:t>
      </w:r>
      <w:r>
        <w:br/>
      </w:r>
      <w:r>
        <w:rPr>
          <w:rStyle w:val="NormalTok"/>
        </w:rPr>
        <w:t>(p &lt;-</w:t>
      </w:r>
      <w:r>
        <w:rPr>
          <w:rStyle w:val="StringTok"/>
        </w:rPr>
        <w:t xml:space="preserve"> </w:t>
      </w:r>
      <w:r>
        <w:rPr>
          <w:rStyle w:val="KeywordTok"/>
        </w:rPr>
        <w:t>fviz_pca_ind</w:t>
      </w:r>
      <w:r>
        <w:rPr>
          <w:rStyle w:val="NormalTok"/>
        </w:rPr>
        <w:t>(otu.pca,</w:t>
      </w:r>
      <w:r>
        <w:br/>
      </w:r>
      <w:r>
        <w:rPr>
          <w:rStyle w:val="NormalTok"/>
        </w:rPr>
        <w:t xml:space="preserve">     </w:t>
      </w:r>
      <w:r>
        <w:rPr>
          <w:rStyle w:val="DataTypeTok"/>
        </w:rPr>
        <w:t>geom.ind =</w:t>
      </w:r>
      <w:r>
        <w:rPr>
          <w:rStyle w:val="NormalTok"/>
        </w:rPr>
        <w:t xml:space="preserve"> </w:t>
      </w:r>
      <w:r>
        <w:rPr>
          <w:rStyle w:val="StringTok"/>
        </w:rPr>
        <w:t>"point"</w:t>
      </w:r>
      <w:r>
        <w:rPr>
          <w:rStyle w:val="NormalTok"/>
        </w:rPr>
        <w:t xml:space="preserve">, </w:t>
      </w:r>
      <w:r>
        <w:rPr>
          <w:rStyle w:val="CommentTok"/>
        </w:rPr>
        <w:t># show points only ( not "text")</w:t>
      </w:r>
      <w:r>
        <w:br/>
      </w:r>
      <w:r>
        <w:rPr>
          <w:rStyle w:val="NormalTok"/>
        </w:rPr>
        <w:t xml:space="preserve">     </w:t>
      </w:r>
      <w:r>
        <w:rPr>
          <w:rStyle w:val="DataTypeTok"/>
        </w:rPr>
        <w:t>col.ind =</w:t>
      </w:r>
      <w:r>
        <w:rPr>
          <w:rStyle w:val="NormalTok"/>
        </w:rPr>
        <w:t xml:space="preserve"> metadata</w:t>
      </w:r>
      <w:r>
        <w:rPr>
          <w:rStyle w:val="OperatorTok"/>
        </w:rPr>
        <w:t>$</w:t>
      </w:r>
      <w:r>
        <w:rPr>
          <w:rStyle w:val="NormalTok"/>
        </w:rPr>
        <w:t xml:space="preserve">Group, </w:t>
      </w:r>
      <w:r>
        <w:rPr>
          <w:rStyle w:val="CommentTok"/>
        </w:rPr>
        <w:t># color by groups</w:t>
      </w:r>
      <w:r>
        <w:br/>
      </w:r>
      <w:r>
        <w:rPr>
          <w:rStyle w:val="NormalTok"/>
        </w:rPr>
        <w:t xml:space="preserve">     </w:t>
      </w:r>
      <w:r>
        <w:rPr>
          <w:rStyle w:val="DataTypeTok"/>
        </w:rPr>
        <w:t>palette =</w:t>
      </w:r>
      <w:r>
        <w:rPr>
          <w:rStyle w:val="NormalTok"/>
        </w:rPr>
        <w:t xml:space="preserve"> </w:t>
      </w:r>
      <w:r>
        <w:rPr>
          <w:rStyle w:val="KeywordTok"/>
        </w:rPr>
        <w:t>c</w:t>
      </w:r>
      <w:r>
        <w:rPr>
          <w:rStyle w:val="NormalTok"/>
        </w:rPr>
        <w:t>(</w:t>
      </w:r>
      <w:r>
        <w:rPr>
          <w:rStyle w:val="StringTok"/>
        </w:rPr>
        <w:t>"#00AFBB"</w:t>
      </w:r>
      <w:r>
        <w:rPr>
          <w:rStyle w:val="NormalTok"/>
        </w:rPr>
        <w:t xml:space="preserve">, </w:t>
      </w:r>
      <w:r>
        <w:rPr>
          <w:rStyle w:val="StringTok"/>
        </w:rPr>
        <w:t>"#E7B800"</w:t>
      </w:r>
      <w:r>
        <w:rPr>
          <w:rStyle w:val="NormalTok"/>
        </w:rPr>
        <w:t xml:space="preserve">, </w:t>
      </w:r>
      <w:r>
        <w:rPr>
          <w:rStyle w:val="StringTok"/>
        </w:rPr>
        <w:t>"#FC4E07"</w:t>
      </w:r>
      <w:r>
        <w:rPr>
          <w:rStyle w:val="NormalTok"/>
        </w:rPr>
        <w:t>),</w:t>
      </w:r>
      <w:r>
        <w:br/>
      </w:r>
      <w:r>
        <w:rPr>
          <w:rStyle w:val="NormalTok"/>
        </w:rPr>
        <w:t xml:space="preserve">     </w:t>
      </w:r>
      <w:r>
        <w:rPr>
          <w:rStyle w:val="DataTypeTok"/>
        </w:rPr>
        <w:t>addEllipses =</w:t>
      </w:r>
      <w:r>
        <w:rPr>
          <w:rStyle w:val="NormalTok"/>
        </w:rPr>
        <w:t xml:space="preserve"> </w:t>
      </w:r>
      <w:r>
        <w:rPr>
          <w:rStyle w:val="OtherTok"/>
        </w:rPr>
        <w:t>TRUE</w:t>
      </w:r>
      <w:r>
        <w:rPr>
          <w:rStyle w:val="NormalTok"/>
        </w:rPr>
        <w:t xml:space="preserve">, </w:t>
      </w:r>
      <w:r>
        <w:rPr>
          <w:rStyle w:val="CommentTok"/>
        </w:rPr>
        <w:t># Concentration ellipses</w:t>
      </w:r>
      <w:r>
        <w:br/>
      </w:r>
      <w:r>
        <w:rPr>
          <w:rStyle w:val="NormalTok"/>
        </w:rPr>
        <w:t xml:space="preserve">     </w:t>
      </w:r>
      <w:r>
        <w:rPr>
          <w:rStyle w:val="DataTypeTok"/>
        </w:rPr>
        <w:t>legend.title =</w:t>
      </w:r>
      <w:r>
        <w:rPr>
          <w:rStyle w:val="NormalTok"/>
        </w:rPr>
        <w:t xml:space="preserve"> </w:t>
      </w:r>
      <w:r>
        <w:rPr>
          <w:rStyle w:val="StringTok"/>
        </w:rPr>
        <w:t>"Groups"</w:t>
      </w:r>
      <w:r>
        <w:rPr>
          <w:rStyle w:val="NormalTok"/>
        </w:rPr>
        <w:t>))</w:t>
      </w:r>
    </w:p>
    <w:p w14:paraId="699AFCD2" w14:textId="77777777" w:rsidR="00E61896" w:rsidRDefault="00EC4CF5">
      <w:pPr>
        <w:pStyle w:val="FirstParagraph"/>
      </w:pPr>
      <w:r>
        <w:rPr>
          <w:noProof/>
        </w:rPr>
        <w:lastRenderedPageBreak/>
        <w:drawing>
          <wp:inline distT="0" distB="0" distL="0" distR="0" wp14:anchorId="4612D4BB" wp14:editId="5B77EBB7">
            <wp:extent cx="4587290" cy="2752374"/>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PCAPlot_files/figure-docx/unnamed-chunk-11-1.png"/>
                    <pic:cNvPicPr>
                      <a:picLocks noChangeAspect="1" noChangeArrowheads="1"/>
                    </pic:cNvPicPr>
                  </pic:nvPicPr>
                  <pic:blipFill>
                    <a:blip r:embed="rId25"/>
                    <a:stretch>
                      <a:fillRect/>
                    </a:stretch>
                  </pic:blipFill>
                  <pic:spPr bwMode="auto">
                    <a:xfrm>
                      <a:off x="0" y="0"/>
                      <a:ext cx="4587290" cy="2752374"/>
                    </a:xfrm>
                    <a:prstGeom prst="rect">
                      <a:avLst/>
                    </a:prstGeom>
                    <a:noFill/>
                    <a:ln w="9525">
                      <a:noFill/>
                      <a:headEnd/>
                      <a:tailEnd/>
                    </a:ln>
                  </pic:spPr>
                </pic:pic>
              </a:graphicData>
            </a:graphic>
          </wp:inline>
        </w:drawing>
      </w:r>
    </w:p>
    <w:p w14:paraId="79E1E1CC" w14:textId="77777777" w:rsidR="00E61896" w:rsidRDefault="00EC4CF5">
      <w:pPr>
        <w:pStyle w:val="SourceCode"/>
      </w:pPr>
      <w:r>
        <w:rPr>
          <w:rStyle w:val="CommentTok"/>
        </w:rPr>
        <w:t xml:space="preserve"># </w:t>
      </w:r>
      <w:r>
        <w:rPr>
          <w:rStyle w:val="CommentTok"/>
        </w:rPr>
        <w:t>保存图片，指定图片为</w:t>
      </w:r>
      <w:r>
        <w:rPr>
          <w:rStyle w:val="CommentTok"/>
        </w:rPr>
        <w:t>pdf</w:t>
      </w:r>
      <w:r>
        <w:rPr>
          <w:rStyle w:val="CommentTok"/>
        </w:rPr>
        <w:t>格式方便后期修改，图片宽</w:t>
      </w:r>
      <w:r>
        <w:rPr>
          <w:rStyle w:val="CommentTok"/>
        </w:rPr>
        <w:t>89</w:t>
      </w:r>
      <w:r>
        <w:rPr>
          <w:rStyle w:val="CommentTok"/>
        </w:rPr>
        <w:t>毫米，高</w:t>
      </w:r>
      <w:r>
        <w:rPr>
          <w:rStyle w:val="CommentTok"/>
        </w:rPr>
        <w:t>56</w:t>
      </w:r>
      <w:r>
        <w:rPr>
          <w:rStyle w:val="CommentTok"/>
        </w:rPr>
        <w:t>毫米</w:t>
      </w:r>
      <w:r>
        <w:br/>
      </w:r>
      <w:r>
        <w:rPr>
          <w:rStyle w:val="KeywordTok"/>
        </w:rPr>
        <w:t>ggsave</w:t>
      </w:r>
      <w:r>
        <w:rPr>
          <w:rStyle w:val="NormalTok"/>
        </w:rPr>
        <w:t>(</w:t>
      </w:r>
      <w:r>
        <w:rPr>
          <w:rStyle w:val="KeywordTok"/>
        </w:rPr>
        <w:t>paste0</w:t>
      </w:r>
      <w:r>
        <w:rPr>
          <w:rStyle w:val="NormalTok"/>
        </w:rPr>
        <w:t>(</w:t>
      </w:r>
      <w:r>
        <w:rPr>
          <w:rStyle w:val="StringTok"/>
        </w:rPr>
        <w:t>"p5.sample_group_ellipse.pdf"</w:t>
      </w:r>
      <w:r>
        <w:rPr>
          <w:rStyle w:val="NormalTok"/>
        </w:rPr>
        <w:t xml:space="preserve">), p, </w:t>
      </w:r>
      <w:r>
        <w:rPr>
          <w:rStyle w:val="DataTypeTok"/>
        </w:rPr>
        <w:t>width=</w:t>
      </w:r>
      <w:r>
        <w:rPr>
          <w:rStyle w:val="DecValTok"/>
        </w:rPr>
        <w:t>120</w:t>
      </w:r>
      <w:r>
        <w:rPr>
          <w:rStyle w:val="NormalTok"/>
        </w:rPr>
        <w:t xml:space="preserve">, </w:t>
      </w:r>
      <w:r>
        <w:rPr>
          <w:rStyle w:val="DataTypeTok"/>
        </w:rPr>
        <w:t>height=</w:t>
      </w:r>
      <w:r>
        <w:rPr>
          <w:rStyle w:val="DecValTok"/>
        </w:rPr>
        <w:t>100</w:t>
      </w:r>
      <w:r>
        <w:rPr>
          <w:rStyle w:val="NormalTok"/>
        </w:rPr>
        <w:t xml:space="preserve">, </w:t>
      </w:r>
      <w:r>
        <w:rPr>
          <w:rStyle w:val="DataTypeTok"/>
        </w:rPr>
        <w:t>units=</w:t>
      </w:r>
      <w:r>
        <w:rPr>
          <w:rStyle w:val="StringTok"/>
        </w:rPr>
        <w:t>"mm"</w:t>
      </w:r>
      <w:r>
        <w:rPr>
          <w:rStyle w:val="NormalTok"/>
        </w:rPr>
        <w:t>)</w:t>
      </w:r>
      <w:r>
        <w:br/>
      </w:r>
      <w:r>
        <w:rPr>
          <w:rStyle w:val="KeywordTok"/>
        </w:rPr>
        <w:t>ggsave</w:t>
      </w:r>
      <w:r>
        <w:rPr>
          <w:rStyle w:val="NormalTok"/>
        </w:rPr>
        <w:t>(</w:t>
      </w:r>
      <w:r>
        <w:rPr>
          <w:rStyle w:val="KeywordTok"/>
        </w:rPr>
        <w:t>paste0</w:t>
      </w:r>
      <w:r>
        <w:rPr>
          <w:rStyle w:val="NormalTok"/>
        </w:rPr>
        <w:t>(</w:t>
      </w:r>
      <w:r>
        <w:rPr>
          <w:rStyle w:val="StringTok"/>
        </w:rPr>
        <w:t>"p5.sample_group_ellipse.</w:t>
      </w:r>
      <w:r>
        <w:rPr>
          <w:rStyle w:val="StringTok"/>
        </w:rPr>
        <w:t>png"</w:t>
      </w:r>
      <w:r>
        <w:rPr>
          <w:rStyle w:val="NormalTok"/>
        </w:rPr>
        <w:t xml:space="preserve">), p, </w:t>
      </w:r>
      <w:r>
        <w:rPr>
          <w:rStyle w:val="DataTypeTok"/>
        </w:rPr>
        <w:t>width=</w:t>
      </w:r>
      <w:r>
        <w:rPr>
          <w:rStyle w:val="DecValTok"/>
        </w:rPr>
        <w:t>120</w:t>
      </w:r>
      <w:r>
        <w:rPr>
          <w:rStyle w:val="NormalTok"/>
        </w:rPr>
        <w:t xml:space="preserve">, </w:t>
      </w:r>
      <w:r>
        <w:rPr>
          <w:rStyle w:val="DataTypeTok"/>
        </w:rPr>
        <w:t>height=</w:t>
      </w:r>
      <w:r>
        <w:rPr>
          <w:rStyle w:val="DecValTok"/>
        </w:rPr>
        <w:t>100</w:t>
      </w:r>
      <w:r>
        <w:rPr>
          <w:rStyle w:val="NormalTok"/>
        </w:rPr>
        <w:t xml:space="preserve">, </w:t>
      </w:r>
      <w:r>
        <w:rPr>
          <w:rStyle w:val="DataTypeTok"/>
        </w:rPr>
        <w:t>units=</w:t>
      </w:r>
      <w:r>
        <w:rPr>
          <w:rStyle w:val="StringTok"/>
        </w:rPr>
        <w:t>"mm"</w:t>
      </w:r>
      <w:r>
        <w:rPr>
          <w:rStyle w:val="NormalTok"/>
        </w:rPr>
        <w:t>)</w:t>
      </w:r>
    </w:p>
    <w:p w14:paraId="69A04352" w14:textId="77777777" w:rsidR="00E61896" w:rsidRDefault="00EC4CF5">
      <w:pPr>
        <w:pStyle w:val="FirstParagraph"/>
      </w:pPr>
      <w:r>
        <w:rPr>
          <w:noProof/>
        </w:rPr>
        <w:drawing>
          <wp:inline distT="0" distB="0" distL="0" distR="0" wp14:anchorId="229AA6E5" wp14:editId="220169BF">
            <wp:extent cx="3214161" cy="2021466"/>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http://210.75.224.110/github/MicrobiomeStatPlot/223PCA/p5.sample_group_ellipse.png"/>
                    <pic:cNvPicPr>
                      <a:picLocks noChangeAspect="1" noChangeArrowheads="1"/>
                    </pic:cNvPicPr>
                  </pic:nvPicPr>
                  <pic:blipFill>
                    <a:blip r:embed="rId26"/>
                    <a:stretch>
                      <a:fillRect/>
                    </a:stretch>
                  </pic:blipFill>
                  <pic:spPr bwMode="auto">
                    <a:xfrm>
                      <a:off x="0" y="0"/>
                      <a:ext cx="3214161" cy="2021466"/>
                    </a:xfrm>
                    <a:prstGeom prst="rect">
                      <a:avLst/>
                    </a:prstGeom>
                    <a:noFill/>
                    <a:ln w="9525">
                      <a:noFill/>
                      <a:headEnd/>
                      <a:tailEnd/>
                    </a:ln>
                  </pic:spPr>
                </pic:pic>
              </a:graphicData>
            </a:graphic>
          </wp:inline>
        </w:drawing>
      </w:r>
    </w:p>
    <w:p w14:paraId="44439680" w14:textId="77777777" w:rsidR="00E61896" w:rsidRDefault="00EC4CF5">
      <w:pPr>
        <w:pStyle w:val="a0"/>
        <w:rPr>
          <w:lang w:eastAsia="zh-CN"/>
        </w:rPr>
      </w:pPr>
      <w:r>
        <w:rPr>
          <w:lang w:eastAsia="zh-CN"/>
        </w:rPr>
        <w:t>图</w:t>
      </w:r>
      <w:r>
        <w:rPr>
          <w:lang w:eastAsia="zh-CN"/>
        </w:rPr>
        <w:t xml:space="preserve">5. </w:t>
      </w:r>
      <w:r>
        <w:rPr>
          <w:lang w:eastAsia="zh-CN"/>
        </w:rPr>
        <w:t>样本</w:t>
      </w:r>
      <w:r>
        <w:rPr>
          <w:lang w:eastAsia="zh-CN"/>
        </w:rPr>
        <w:t>PCA</w:t>
      </w:r>
      <w:r>
        <w:rPr>
          <w:lang w:eastAsia="zh-CN"/>
        </w:rPr>
        <w:t>图按分组着色并添加置信椭圆</w:t>
      </w:r>
    </w:p>
    <w:p w14:paraId="6FF1940C" w14:textId="77777777" w:rsidR="00E61896" w:rsidRDefault="00EC4CF5">
      <w:pPr>
        <w:pStyle w:val="5"/>
      </w:pPr>
      <w:bookmarkStart w:id="20" w:name="biplot样本和特征图"/>
      <w:r>
        <w:t>biplot</w:t>
      </w:r>
      <w:r>
        <w:t>样本和特征图</w:t>
      </w:r>
      <w:bookmarkEnd w:id="20"/>
    </w:p>
    <w:p w14:paraId="21C9919D" w14:textId="77777777" w:rsidR="00E61896" w:rsidRDefault="00EC4CF5">
      <w:pPr>
        <w:pStyle w:val="FirstParagraph"/>
      </w:pPr>
      <w:r>
        <w:t>如果我们想将特征变量</w:t>
      </w:r>
      <w:r>
        <w:t>(vars)</w:t>
      </w:r>
      <w:r>
        <w:t>和样本</w:t>
      </w:r>
      <w:r>
        <w:t>(individuals)</w:t>
      </w:r>
      <w:r>
        <w:t>同时在一张</w:t>
      </w:r>
      <w:r>
        <w:t>biplot</w:t>
      </w:r>
      <w:r>
        <w:t>图中展示，那么就要对主要的</w:t>
      </w:r>
      <w:r>
        <w:t>OTUs/ASVs/</w:t>
      </w:r>
      <w:r>
        <w:t>分类进行排序挑选。</w:t>
      </w:r>
    </w:p>
    <w:p w14:paraId="4CE3F440" w14:textId="77777777" w:rsidR="00E61896" w:rsidRDefault="00EC4CF5">
      <w:pPr>
        <w:pStyle w:val="a0"/>
      </w:pPr>
      <w:r>
        <w:t>展示主要差异</w:t>
      </w:r>
      <w:r>
        <w:t>ASV</w:t>
      </w:r>
      <w:r>
        <w:t>与主成分的关系</w:t>
      </w:r>
    </w:p>
    <w:p w14:paraId="601E0846" w14:textId="77777777" w:rsidR="00E61896" w:rsidRDefault="00EC4CF5">
      <w:pPr>
        <w:pStyle w:val="SourceCode"/>
      </w:pPr>
      <w:r>
        <w:rPr>
          <w:rStyle w:val="CommentTok"/>
        </w:rPr>
        <w:t xml:space="preserve"># </w:t>
      </w:r>
      <w:r>
        <w:rPr>
          <w:rStyle w:val="CommentTok"/>
        </w:rPr>
        <w:t>转换原始数据为百分比</w:t>
      </w:r>
      <w:r>
        <w:br/>
      </w:r>
      <w:r>
        <w:rPr>
          <w:rStyle w:val="NormalTok"/>
        </w:rPr>
        <w:t>norm &lt;-</w:t>
      </w:r>
      <w:r>
        <w:rPr>
          <w:rStyle w:val="StringTok"/>
        </w:rPr>
        <w:t xml:space="preserve"> </w:t>
      </w:r>
      <w:r>
        <w:rPr>
          <w:rStyle w:val="KeywordTok"/>
        </w:rPr>
        <w:t>t</w:t>
      </w:r>
      <w:r>
        <w:rPr>
          <w:rStyle w:val="NormalTok"/>
        </w:rPr>
        <w:t>(</w:t>
      </w:r>
      <w:r>
        <w:rPr>
          <w:rStyle w:val="KeywordTok"/>
        </w:rPr>
        <w:t>t</w:t>
      </w:r>
      <w:r>
        <w:rPr>
          <w:rStyle w:val="NormalTok"/>
        </w:rPr>
        <w:t>(count)</w:t>
      </w:r>
      <w:r>
        <w:rPr>
          <w:rStyle w:val="OperatorTok"/>
        </w:rPr>
        <w:t>/</w:t>
      </w:r>
      <w:r>
        <w:rPr>
          <w:rStyle w:val="KeywordTok"/>
        </w:rPr>
        <w:t>colSums</w:t>
      </w:r>
      <w:r>
        <w:rPr>
          <w:rStyle w:val="NormalTok"/>
        </w:rPr>
        <w:t>(count,</w:t>
      </w:r>
      <w:r>
        <w:rPr>
          <w:rStyle w:val="DataTypeTok"/>
        </w:rPr>
        <w:t>na=</w:t>
      </w:r>
      <w:r>
        <w:rPr>
          <w:rStyle w:val="NormalTok"/>
        </w:rPr>
        <w:t xml:space="preserve">T)) </w:t>
      </w:r>
      <w:r>
        <w:rPr>
          <w:rStyle w:val="OperatorTok"/>
        </w:rPr>
        <w:t>*</w:t>
      </w:r>
      <w:r>
        <w:rPr>
          <w:rStyle w:val="StringTok"/>
        </w:rPr>
        <w:t xml:space="preserve"> </w:t>
      </w:r>
      <w:r>
        <w:rPr>
          <w:rStyle w:val="DecValTok"/>
        </w:rPr>
        <w:t>100</w:t>
      </w:r>
      <w:r>
        <w:br/>
      </w:r>
      <w:r>
        <w:rPr>
          <w:rStyle w:val="CommentTok"/>
        </w:rPr>
        <w:t xml:space="preserve"># </w:t>
      </w:r>
      <w:r>
        <w:rPr>
          <w:rStyle w:val="CommentTok"/>
        </w:rPr>
        <w:t>筛选</w:t>
      </w:r>
      <w:r>
        <w:rPr>
          <w:rStyle w:val="CommentTok"/>
        </w:rPr>
        <w:t>mad(median absolute deviation,</w:t>
      </w:r>
      <w:r>
        <w:rPr>
          <w:rStyle w:val="CommentTok"/>
        </w:rPr>
        <w:t>中位数偏差的绝对值的中位数</w:t>
      </w:r>
      <w:r>
        <w:rPr>
          <w:rStyle w:val="CommentTok"/>
        </w:rPr>
        <w:t>,</w:t>
      </w:r>
      <w:r>
        <w:rPr>
          <w:rStyle w:val="CommentTok"/>
        </w:rPr>
        <w:t>衡量特异波动的方法</w:t>
      </w:r>
      <w:r>
        <w:rPr>
          <w:rStyle w:val="CommentTok"/>
        </w:rPr>
        <w:t>)</w:t>
      </w:r>
      <w:r>
        <w:rPr>
          <w:rStyle w:val="CommentTok"/>
        </w:rPr>
        <w:t>值大于</w:t>
      </w:r>
      <w:r>
        <w:rPr>
          <w:rStyle w:val="CommentTok"/>
        </w:rPr>
        <w:t>0.5</w:t>
      </w:r>
      <w:r>
        <w:rPr>
          <w:rStyle w:val="CommentTok"/>
        </w:rPr>
        <w:t>的</w:t>
      </w:r>
      <w:r>
        <w:rPr>
          <w:rStyle w:val="CommentTok"/>
        </w:rPr>
        <w:t>ASV,</w:t>
      </w:r>
      <w:r>
        <w:br/>
      </w:r>
      <w:r>
        <w:rPr>
          <w:rStyle w:val="NormalTok"/>
        </w:rPr>
        <w:lastRenderedPageBreak/>
        <w:t>mad</w:t>
      </w:r>
      <w:r>
        <w:rPr>
          <w:rStyle w:val="FloatTok"/>
        </w:rPr>
        <w:t>.5</w:t>
      </w:r>
      <w:r>
        <w:rPr>
          <w:rStyle w:val="NormalTok"/>
        </w:rPr>
        <w:t xml:space="preserve"> &lt;-</w:t>
      </w:r>
      <w:r>
        <w:rPr>
          <w:rStyle w:val="StringTok"/>
        </w:rPr>
        <w:t xml:space="preserve"> </w:t>
      </w:r>
      <w:r>
        <w:rPr>
          <w:rStyle w:val="NormalTok"/>
        </w:rPr>
        <w:t>norm[</w:t>
      </w:r>
      <w:r>
        <w:rPr>
          <w:rStyle w:val="KeywordTok"/>
        </w:rPr>
        <w:t>apply</w:t>
      </w:r>
      <w:r>
        <w:rPr>
          <w:rStyle w:val="NormalTok"/>
        </w:rPr>
        <w:t>(norm,</w:t>
      </w:r>
      <w:r>
        <w:rPr>
          <w:rStyle w:val="DecValTok"/>
        </w:rPr>
        <w:t>1</w:t>
      </w:r>
      <w:r>
        <w:rPr>
          <w:rStyle w:val="NormalTok"/>
        </w:rPr>
        <w:t>,mad)</w:t>
      </w:r>
      <w:r>
        <w:rPr>
          <w:rStyle w:val="OperatorTok"/>
        </w:rPr>
        <w:t>&gt;</w:t>
      </w:r>
      <w:r>
        <w:rPr>
          <w:rStyle w:val="FloatTok"/>
        </w:rPr>
        <w:t>0.5</w:t>
      </w:r>
      <w:r>
        <w:rPr>
          <w:rStyle w:val="NormalTok"/>
        </w:rPr>
        <w:t>,]</w:t>
      </w:r>
      <w:r>
        <w:br/>
      </w:r>
      <w:r>
        <w:rPr>
          <w:rStyle w:val="CommentTok"/>
        </w:rPr>
        <w:t xml:space="preserve"># </w:t>
      </w:r>
      <w:r>
        <w:rPr>
          <w:rStyle w:val="CommentTok"/>
        </w:rPr>
        <w:t>另一种方法：按</w:t>
      </w:r>
      <w:r>
        <w:rPr>
          <w:rStyle w:val="CommentTok"/>
        </w:rPr>
        <w:t>mad</w:t>
      </w:r>
      <w:r>
        <w:rPr>
          <w:rStyle w:val="CommentTok"/>
        </w:rPr>
        <w:t>值排序取前</w:t>
      </w:r>
      <w:r>
        <w:rPr>
          <w:rStyle w:val="CommentTok"/>
        </w:rPr>
        <w:t>N</w:t>
      </w:r>
      <w:r>
        <w:rPr>
          <w:rStyle w:val="CommentTok"/>
        </w:rPr>
        <w:t>个，如</w:t>
      </w:r>
      <w:r>
        <w:rPr>
          <w:rStyle w:val="CommentTok"/>
        </w:rPr>
        <w:t>6</w:t>
      </w:r>
      <w:r>
        <w:rPr>
          <w:rStyle w:val="CommentTok"/>
        </w:rPr>
        <w:t>个波动最大的</w:t>
      </w:r>
      <w:r>
        <w:rPr>
          <w:rStyle w:val="CommentTok"/>
        </w:rPr>
        <w:t>ASVs</w:t>
      </w:r>
      <w:r>
        <w:br/>
      </w:r>
      <w:r>
        <w:rPr>
          <w:rStyle w:val="CommentTok"/>
        </w:rPr>
        <w:t># mad.5 &lt;- head(norm[order(apply(norm,1,mad), decreasing=T),],n=6)</w:t>
      </w:r>
      <w:r>
        <w:br/>
      </w:r>
      <w:r>
        <w:rPr>
          <w:rStyle w:val="CommentTok"/>
        </w:rPr>
        <w:t xml:space="preserve"># </w:t>
      </w:r>
      <w:r>
        <w:rPr>
          <w:rStyle w:val="CommentTok"/>
        </w:rPr>
        <w:t>计算</w:t>
      </w:r>
      <w:r>
        <w:rPr>
          <w:rStyle w:val="CommentTok"/>
        </w:rPr>
        <w:t>PCA</w:t>
      </w:r>
      <w:r>
        <w:rPr>
          <w:rStyle w:val="CommentTok"/>
        </w:rPr>
        <w:t>和菌与菌轴的相关性</w:t>
      </w:r>
      <w:r>
        <w:br/>
      </w:r>
      <w:r>
        <w:rPr>
          <w:rStyle w:val="NormalTok"/>
        </w:rPr>
        <w:t>otu.pca &lt;-</w:t>
      </w:r>
      <w:r>
        <w:rPr>
          <w:rStyle w:val="StringTok"/>
        </w:rPr>
        <w:t xml:space="preserve"> </w:t>
      </w:r>
      <w:r>
        <w:rPr>
          <w:rStyle w:val="KeywordTok"/>
        </w:rPr>
        <w:t>prcomp</w:t>
      </w:r>
      <w:r>
        <w:rPr>
          <w:rStyle w:val="NormalTok"/>
        </w:rPr>
        <w:t>(</w:t>
      </w:r>
      <w:r>
        <w:rPr>
          <w:rStyle w:val="KeywordTok"/>
        </w:rPr>
        <w:t>t</w:t>
      </w:r>
      <w:r>
        <w:rPr>
          <w:rStyle w:val="NormalTok"/>
        </w:rPr>
        <w:t>(mad</w:t>
      </w:r>
      <w:r>
        <w:rPr>
          <w:rStyle w:val="FloatTok"/>
        </w:rPr>
        <w:t>.5</w:t>
      </w:r>
      <w:r>
        <w:rPr>
          <w:rStyle w:val="NormalTok"/>
        </w:rPr>
        <w:t>))</w:t>
      </w:r>
      <w:r>
        <w:br/>
      </w:r>
      <w:r>
        <w:rPr>
          <w:rStyle w:val="CommentTok"/>
        </w:rPr>
        <w:t xml:space="preserve"># </w:t>
      </w:r>
      <w:r>
        <w:rPr>
          <w:rStyle w:val="CommentTok"/>
        </w:rPr>
        <w:t>绘</w:t>
      </w:r>
      <w:r>
        <w:rPr>
          <w:rStyle w:val="CommentTok"/>
        </w:rPr>
        <w:t>制观测值</w:t>
      </w:r>
      <w:r>
        <w:rPr>
          <w:rStyle w:val="CommentTok"/>
        </w:rPr>
        <w:t>PCA</w:t>
      </w:r>
      <w:r>
        <w:rPr>
          <w:rStyle w:val="CommentTok"/>
        </w:rPr>
        <w:t>主成分分析图，外层</w:t>
      </w:r>
      <w:r>
        <w:rPr>
          <w:rStyle w:val="CommentTok"/>
        </w:rPr>
        <w:t>()</w:t>
      </w:r>
      <w:r>
        <w:rPr>
          <w:rStyle w:val="CommentTok"/>
        </w:rPr>
        <w:t>可对保存的图形同时预览</w:t>
      </w:r>
      <w:r>
        <w:br/>
      </w:r>
      <w:r>
        <w:rPr>
          <w:rStyle w:val="NormalTok"/>
        </w:rPr>
        <w:t>(p &lt;-</w:t>
      </w:r>
      <w:r>
        <w:rPr>
          <w:rStyle w:val="StringTok"/>
        </w:rPr>
        <w:t xml:space="preserve"> </w:t>
      </w:r>
      <w:r>
        <w:rPr>
          <w:rStyle w:val="KeywordTok"/>
        </w:rPr>
        <w:t>fviz_pca_biplot</w:t>
      </w:r>
      <w:r>
        <w:rPr>
          <w:rStyle w:val="NormalTok"/>
        </w:rPr>
        <w:t xml:space="preserve">(otu.pca, </w:t>
      </w:r>
      <w:r>
        <w:rPr>
          <w:rStyle w:val="DataTypeTok"/>
        </w:rPr>
        <w:t>col.ind =</w:t>
      </w:r>
      <w:r>
        <w:rPr>
          <w:rStyle w:val="NormalTok"/>
        </w:rPr>
        <w:t xml:space="preserve"> metadata</w:t>
      </w:r>
      <w:r>
        <w:rPr>
          <w:rStyle w:val="OperatorTok"/>
        </w:rPr>
        <w:t>$</w:t>
      </w:r>
      <w:r>
        <w:rPr>
          <w:rStyle w:val="NormalTok"/>
        </w:rPr>
        <w:t xml:space="preserve">Group, </w:t>
      </w:r>
      <w:r>
        <w:rPr>
          <w:rStyle w:val="DataTypeTok"/>
        </w:rPr>
        <w:t>palette =</w:t>
      </w:r>
      <w:r>
        <w:rPr>
          <w:rStyle w:val="NormalTok"/>
        </w:rPr>
        <w:t xml:space="preserve"> </w:t>
      </w:r>
      <w:r>
        <w:rPr>
          <w:rStyle w:val="StringTok"/>
        </w:rPr>
        <w:t>"jco"</w:t>
      </w:r>
      <w:r>
        <w:rPr>
          <w:rStyle w:val="NormalTok"/>
        </w:rPr>
        <w:t xml:space="preserve">, </w:t>
      </w:r>
      <w:r>
        <w:rPr>
          <w:rStyle w:val="DataTypeTok"/>
        </w:rPr>
        <w:t>addEllipses =</w:t>
      </w:r>
      <w:r>
        <w:rPr>
          <w:rStyle w:val="NormalTok"/>
        </w:rPr>
        <w:t xml:space="preserve"> </w:t>
      </w:r>
      <w:r>
        <w:rPr>
          <w:rStyle w:val="OtherTok"/>
        </w:rPr>
        <w:t>TRUE</w:t>
      </w:r>
      <w:r>
        <w:rPr>
          <w:rStyle w:val="NormalTok"/>
        </w:rPr>
        <w:t xml:space="preserve">, </w:t>
      </w:r>
      <w:r>
        <w:rPr>
          <w:rStyle w:val="DataTypeTok"/>
        </w:rPr>
        <w:t>label =</w:t>
      </w:r>
      <w:r>
        <w:rPr>
          <w:rStyle w:val="NormalTok"/>
        </w:rPr>
        <w:t xml:space="preserve"> </w:t>
      </w:r>
      <w:r>
        <w:rPr>
          <w:rStyle w:val="StringTok"/>
        </w:rPr>
        <w:t>"var"</w:t>
      </w:r>
      <w:r>
        <w:rPr>
          <w:rStyle w:val="NormalTok"/>
        </w:rPr>
        <w:t>,</w:t>
      </w:r>
      <w:r>
        <w:br/>
      </w:r>
      <w:r>
        <w:rPr>
          <w:rStyle w:val="NormalTok"/>
        </w:rPr>
        <w:t xml:space="preserve">        </w:t>
      </w:r>
      <w:r>
        <w:rPr>
          <w:rStyle w:val="DataTypeTok"/>
        </w:rPr>
        <w:t>col.var =</w:t>
      </w:r>
      <w:r>
        <w:rPr>
          <w:rStyle w:val="NormalTok"/>
        </w:rPr>
        <w:t xml:space="preserve"> </w:t>
      </w:r>
      <w:r>
        <w:rPr>
          <w:rStyle w:val="StringTok"/>
        </w:rPr>
        <w:t>"black"</w:t>
      </w:r>
      <w:r>
        <w:rPr>
          <w:rStyle w:val="NormalTok"/>
        </w:rPr>
        <w:t xml:space="preserve">, </w:t>
      </w:r>
      <w:r>
        <w:rPr>
          <w:rStyle w:val="DataTypeTok"/>
        </w:rPr>
        <w:t>repel =</w:t>
      </w:r>
      <w:r>
        <w:rPr>
          <w:rStyle w:val="NormalTok"/>
        </w:rPr>
        <w:t xml:space="preserve"> </w:t>
      </w:r>
      <w:r>
        <w:rPr>
          <w:rStyle w:val="OtherTok"/>
        </w:rPr>
        <w:t>TRUE</w:t>
      </w:r>
      <w:r>
        <w:rPr>
          <w:rStyle w:val="NormalTok"/>
        </w:rPr>
        <w:t xml:space="preserve">, </w:t>
      </w:r>
      <w:r>
        <w:rPr>
          <w:rStyle w:val="DataTypeTok"/>
        </w:rPr>
        <w:t>legend.title =</w:t>
      </w:r>
      <w:r>
        <w:rPr>
          <w:rStyle w:val="NormalTok"/>
        </w:rPr>
        <w:t xml:space="preserve"> </w:t>
      </w:r>
      <w:r>
        <w:rPr>
          <w:rStyle w:val="StringTok"/>
        </w:rPr>
        <w:t>"Group"</w:t>
      </w:r>
      <w:r>
        <w:rPr>
          <w:rStyle w:val="NormalTok"/>
        </w:rPr>
        <w:t>))</w:t>
      </w:r>
    </w:p>
    <w:p w14:paraId="7B305B24" w14:textId="77777777" w:rsidR="00E61896" w:rsidRDefault="00EC4CF5">
      <w:pPr>
        <w:pStyle w:val="FirstParagraph"/>
      </w:pPr>
      <w:r>
        <w:rPr>
          <w:noProof/>
        </w:rPr>
        <w:drawing>
          <wp:inline distT="0" distB="0" distL="0" distR="0" wp14:anchorId="2B4293F6" wp14:editId="34331A76">
            <wp:extent cx="4587290" cy="2752374"/>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PCAPlot_files/figure-docx/unnamed-chunk-12-1.png"/>
                    <pic:cNvPicPr>
                      <a:picLocks noChangeAspect="1" noChangeArrowheads="1"/>
                    </pic:cNvPicPr>
                  </pic:nvPicPr>
                  <pic:blipFill>
                    <a:blip r:embed="rId27"/>
                    <a:stretch>
                      <a:fillRect/>
                    </a:stretch>
                  </pic:blipFill>
                  <pic:spPr bwMode="auto">
                    <a:xfrm>
                      <a:off x="0" y="0"/>
                      <a:ext cx="4587290" cy="2752374"/>
                    </a:xfrm>
                    <a:prstGeom prst="rect">
                      <a:avLst/>
                    </a:prstGeom>
                    <a:noFill/>
                    <a:ln w="9525">
                      <a:noFill/>
                      <a:headEnd/>
                      <a:tailEnd/>
                    </a:ln>
                  </pic:spPr>
                </pic:pic>
              </a:graphicData>
            </a:graphic>
          </wp:inline>
        </w:drawing>
      </w:r>
    </w:p>
    <w:p w14:paraId="09255BA2" w14:textId="77777777" w:rsidR="00E61896" w:rsidRDefault="00EC4CF5">
      <w:pPr>
        <w:pStyle w:val="SourceCode"/>
      </w:pPr>
      <w:r>
        <w:rPr>
          <w:rStyle w:val="CommentTok"/>
        </w:rPr>
        <w:t xml:space="preserve"># </w:t>
      </w:r>
      <w:r>
        <w:rPr>
          <w:rStyle w:val="CommentTok"/>
        </w:rPr>
        <w:t>保存图片，指定图片为</w:t>
      </w:r>
      <w:r>
        <w:rPr>
          <w:rStyle w:val="CommentTok"/>
        </w:rPr>
        <w:t>pdf</w:t>
      </w:r>
      <w:r>
        <w:rPr>
          <w:rStyle w:val="CommentTok"/>
        </w:rPr>
        <w:t>格式方便后期修改，图片宽</w:t>
      </w:r>
      <w:r>
        <w:rPr>
          <w:rStyle w:val="CommentTok"/>
        </w:rPr>
        <w:t>89</w:t>
      </w:r>
      <w:r>
        <w:rPr>
          <w:rStyle w:val="CommentTok"/>
        </w:rPr>
        <w:t>毫米，高</w:t>
      </w:r>
      <w:r>
        <w:rPr>
          <w:rStyle w:val="CommentTok"/>
        </w:rPr>
        <w:t>56</w:t>
      </w:r>
      <w:r>
        <w:rPr>
          <w:rStyle w:val="CommentTok"/>
        </w:rPr>
        <w:t>毫米</w:t>
      </w:r>
      <w:r>
        <w:br/>
      </w:r>
      <w:r>
        <w:rPr>
          <w:rStyle w:val="KeywordTok"/>
        </w:rPr>
        <w:t>ggsave</w:t>
      </w:r>
      <w:r>
        <w:rPr>
          <w:rStyle w:val="NormalTok"/>
        </w:rPr>
        <w:t>(</w:t>
      </w:r>
      <w:r>
        <w:rPr>
          <w:rStyle w:val="KeywordTok"/>
        </w:rPr>
        <w:t>paste0</w:t>
      </w:r>
      <w:r>
        <w:rPr>
          <w:rStyle w:val="NormalTok"/>
        </w:rPr>
        <w:t>(</w:t>
      </w:r>
      <w:r>
        <w:rPr>
          <w:rStyle w:val="StringTok"/>
        </w:rPr>
        <w:t>"p6.sample_group_ellipse2.pdf"</w:t>
      </w:r>
      <w:r>
        <w:rPr>
          <w:rStyle w:val="NormalTok"/>
        </w:rPr>
        <w:t xml:space="preserve">), p, </w:t>
      </w:r>
      <w:r>
        <w:rPr>
          <w:rStyle w:val="DataTypeTok"/>
        </w:rPr>
        <w:t>width=</w:t>
      </w:r>
      <w:r>
        <w:rPr>
          <w:rStyle w:val="DecValTok"/>
        </w:rPr>
        <w:t>120</w:t>
      </w:r>
      <w:r>
        <w:rPr>
          <w:rStyle w:val="NormalTok"/>
        </w:rPr>
        <w:t xml:space="preserve">, </w:t>
      </w:r>
      <w:r>
        <w:rPr>
          <w:rStyle w:val="DataTypeTok"/>
        </w:rPr>
        <w:t>height=</w:t>
      </w:r>
      <w:r>
        <w:rPr>
          <w:rStyle w:val="DecValTok"/>
        </w:rPr>
        <w:t>100</w:t>
      </w:r>
      <w:r>
        <w:rPr>
          <w:rStyle w:val="NormalTok"/>
        </w:rPr>
        <w:t xml:space="preserve">, </w:t>
      </w:r>
      <w:r>
        <w:rPr>
          <w:rStyle w:val="DataTypeTok"/>
        </w:rPr>
        <w:t>units=</w:t>
      </w:r>
      <w:r>
        <w:rPr>
          <w:rStyle w:val="StringTok"/>
        </w:rPr>
        <w:t>"mm"</w:t>
      </w:r>
      <w:r>
        <w:rPr>
          <w:rStyle w:val="NormalTok"/>
        </w:rPr>
        <w:t>)</w:t>
      </w:r>
      <w:r>
        <w:br/>
      </w:r>
      <w:r>
        <w:rPr>
          <w:rStyle w:val="KeywordTok"/>
        </w:rPr>
        <w:t>ggsave</w:t>
      </w:r>
      <w:r>
        <w:rPr>
          <w:rStyle w:val="NormalTok"/>
        </w:rPr>
        <w:t>(</w:t>
      </w:r>
      <w:r>
        <w:rPr>
          <w:rStyle w:val="KeywordTok"/>
        </w:rPr>
        <w:t>paste0</w:t>
      </w:r>
      <w:r>
        <w:rPr>
          <w:rStyle w:val="NormalTok"/>
        </w:rPr>
        <w:t>(</w:t>
      </w:r>
      <w:r>
        <w:rPr>
          <w:rStyle w:val="StringTok"/>
        </w:rPr>
        <w:t>"p6.sample_group_ellipse2.png"</w:t>
      </w:r>
      <w:r>
        <w:rPr>
          <w:rStyle w:val="NormalTok"/>
        </w:rPr>
        <w:t xml:space="preserve">), p, </w:t>
      </w:r>
      <w:r>
        <w:rPr>
          <w:rStyle w:val="DataTypeTok"/>
        </w:rPr>
        <w:t>width=</w:t>
      </w:r>
      <w:r>
        <w:rPr>
          <w:rStyle w:val="DecValTok"/>
        </w:rPr>
        <w:t>120</w:t>
      </w:r>
      <w:r>
        <w:rPr>
          <w:rStyle w:val="NormalTok"/>
        </w:rPr>
        <w:t xml:space="preserve">, </w:t>
      </w:r>
      <w:r>
        <w:rPr>
          <w:rStyle w:val="DataTypeTok"/>
        </w:rPr>
        <w:t>height=</w:t>
      </w:r>
      <w:r>
        <w:rPr>
          <w:rStyle w:val="DecValTok"/>
        </w:rPr>
        <w:t>100</w:t>
      </w:r>
      <w:r>
        <w:rPr>
          <w:rStyle w:val="NormalTok"/>
        </w:rPr>
        <w:t xml:space="preserve">, </w:t>
      </w:r>
      <w:r>
        <w:rPr>
          <w:rStyle w:val="DataTypeTok"/>
        </w:rPr>
        <w:t>units=</w:t>
      </w:r>
      <w:r>
        <w:rPr>
          <w:rStyle w:val="StringTok"/>
        </w:rPr>
        <w:t>"mm"</w:t>
      </w:r>
      <w:r>
        <w:rPr>
          <w:rStyle w:val="NormalTok"/>
        </w:rPr>
        <w:t>)</w:t>
      </w:r>
    </w:p>
    <w:p w14:paraId="79390A86" w14:textId="77777777" w:rsidR="00E61896" w:rsidRDefault="00EC4CF5">
      <w:pPr>
        <w:pStyle w:val="FirstParagraph"/>
      </w:pPr>
      <w:r>
        <w:rPr>
          <w:noProof/>
        </w:rPr>
        <w:drawing>
          <wp:inline distT="0" distB="0" distL="0" distR="0" wp14:anchorId="278AEF65" wp14:editId="180EB6F5">
            <wp:extent cx="3214161" cy="2021466"/>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http://210.75.224.110/github/MicrobiomeStatPlot/223PCA/p6.sample_group_ellipse2.png"/>
                    <pic:cNvPicPr>
                      <a:picLocks noChangeAspect="1" noChangeArrowheads="1"/>
                    </pic:cNvPicPr>
                  </pic:nvPicPr>
                  <pic:blipFill>
                    <a:blip r:embed="rId28"/>
                    <a:stretch>
                      <a:fillRect/>
                    </a:stretch>
                  </pic:blipFill>
                  <pic:spPr bwMode="auto">
                    <a:xfrm>
                      <a:off x="0" y="0"/>
                      <a:ext cx="3214161" cy="2021466"/>
                    </a:xfrm>
                    <a:prstGeom prst="rect">
                      <a:avLst/>
                    </a:prstGeom>
                    <a:noFill/>
                    <a:ln w="9525">
                      <a:noFill/>
                      <a:headEnd/>
                      <a:tailEnd/>
                    </a:ln>
                  </pic:spPr>
                </pic:pic>
              </a:graphicData>
            </a:graphic>
          </wp:inline>
        </w:drawing>
      </w:r>
    </w:p>
    <w:p w14:paraId="1C55AB1F" w14:textId="77777777" w:rsidR="00E61896" w:rsidRDefault="00EC4CF5">
      <w:pPr>
        <w:pStyle w:val="a0"/>
        <w:rPr>
          <w:lang w:eastAsia="zh-CN"/>
        </w:rPr>
      </w:pPr>
      <w:r>
        <w:rPr>
          <w:lang w:eastAsia="zh-CN"/>
        </w:rPr>
        <w:t>图</w:t>
      </w:r>
      <w:r>
        <w:rPr>
          <w:lang w:eastAsia="zh-CN"/>
        </w:rPr>
        <w:t>6. PCA</w:t>
      </w:r>
      <w:r>
        <w:rPr>
          <w:lang w:eastAsia="zh-CN"/>
        </w:rPr>
        <w:t>图展示主要</w:t>
      </w:r>
      <w:r>
        <w:rPr>
          <w:lang w:eastAsia="zh-CN"/>
        </w:rPr>
        <w:t>ASVs</w:t>
      </w:r>
      <w:r>
        <w:rPr>
          <w:lang w:eastAsia="zh-CN"/>
        </w:rPr>
        <w:t>与主成分的关系。</w:t>
      </w:r>
    </w:p>
    <w:p w14:paraId="1D92823B" w14:textId="77777777" w:rsidR="00E61896" w:rsidRDefault="00EC4CF5">
      <w:pPr>
        <w:pStyle w:val="a0"/>
        <w:rPr>
          <w:lang w:eastAsia="zh-CN"/>
        </w:rPr>
      </w:pPr>
      <w:r>
        <w:rPr>
          <w:lang w:eastAsia="zh-CN"/>
        </w:rPr>
        <w:lastRenderedPageBreak/>
        <w:t>我们仅用中值绝对偏差</w:t>
      </w:r>
      <w:r>
        <w:rPr>
          <w:lang w:eastAsia="zh-CN"/>
        </w:rPr>
        <w:t>(mad)</w:t>
      </w:r>
      <w:r>
        <w:rPr>
          <w:lang w:eastAsia="zh-CN"/>
        </w:rPr>
        <w:t>大于</w:t>
      </w:r>
      <w:r>
        <w:rPr>
          <w:lang w:eastAsia="zh-CN"/>
        </w:rPr>
        <w:t>0.5</w:t>
      </w:r>
      <w:r>
        <w:rPr>
          <w:lang w:eastAsia="zh-CN"/>
        </w:rPr>
        <w:t>的</w:t>
      </w:r>
      <w:r>
        <w:rPr>
          <w:lang w:eastAsia="zh-CN"/>
        </w:rPr>
        <w:t>6</w:t>
      </w:r>
      <w:r>
        <w:rPr>
          <w:lang w:eastAsia="zh-CN"/>
        </w:rPr>
        <w:t>个</w:t>
      </w:r>
      <w:r>
        <w:rPr>
          <w:lang w:eastAsia="zh-CN"/>
        </w:rPr>
        <w:t>OTUs</w:t>
      </w:r>
      <w:r>
        <w:rPr>
          <w:lang w:eastAsia="zh-CN"/>
        </w:rPr>
        <w:t>进行主成分分析，即可将三组样品明显分开。图中向量长短代表差异贡献，方向为与主成分的相关性。可以看到最长的向量</w:t>
      </w:r>
      <w:r>
        <w:rPr>
          <w:lang w:eastAsia="zh-CN"/>
        </w:rPr>
        <w:t>ASV_2</w:t>
      </w:r>
      <w:r>
        <w:rPr>
          <w:lang w:eastAsia="zh-CN"/>
        </w:rPr>
        <w:t>与</w:t>
      </w:r>
      <w:r>
        <w:rPr>
          <w:lang w:eastAsia="zh-CN"/>
        </w:rPr>
        <w:t>X</w:t>
      </w:r>
      <w:r>
        <w:rPr>
          <w:lang w:eastAsia="zh-CN"/>
        </w:rPr>
        <w:t>轴近平行，表示</w:t>
      </w:r>
      <w:r>
        <w:rPr>
          <w:lang w:eastAsia="zh-CN"/>
        </w:rPr>
        <w:t>PC1</w:t>
      </w:r>
      <w:r>
        <w:rPr>
          <w:lang w:eastAsia="zh-CN"/>
        </w:rPr>
        <w:t>的差异主要由此菌贡献。其它菌与其方向相反代表</w:t>
      </w:r>
      <w:r>
        <w:rPr>
          <w:lang w:eastAsia="zh-CN"/>
        </w:rPr>
        <w:t>OTUs</w:t>
      </w:r>
      <w:r>
        <w:rPr>
          <w:lang w:eastAsia="zh-CN"/>
        </w:rPr>
        <w:t>间可能负相关；夹角小于</w:t>
      </w:r>
      <w:r>
        <w:rPr>
          <w:lang w:eastAsia="zh-CN"/>
        </w:rPr>
        <w:t>90%</w:t>
      </w:r>
      <w:r>
        <w:rPr>
          <w:lang w:eastAsia="zh-CN"/>
        </w:rPr>
        <w:t>的代表两个</w:t>
      </w:r>
      <w:r>
        <w:rPr>
          <w:lang w:eastAsia="zh-CN"/>
        </w:rPr>
        <w:t>OTUs</w:t>
      </w:r>
      <w:r>
        <w:rPr>
          <w:lang w:eastAsia="zh-CN"/>
        </w:rPr>
        <w:t>有正相关。</w:t>
      </w:r>
    </w:p>
    <w:p w14:paraId="189ACD3B" w14:textId="77777777" w:rsidR="00E61896" w:rsidRDefault="00EC4CF5">
      <w:pPr>
        <w:pStyle w:val="5"/>
        <w:rPr>
          <w:lang w:eastAsia="zh-CN"/>
        </w:rPr>
      </w:pPr>
      <w:bookmarkStart w:id="21" w:name="ggbiplot包可视化pca图"/>
      <w:r>
        <w:rPr>
          <w:lang w:eastAsia="zh-CN"/>
        </w:rPr>
        <w:t>ggbiplot</w:t>
      </w:r>
      <w:r>
        <w:rPr>
          <w:lang w:eastAsia="zh-CN"/>
        </w:rPr>
        <w:t>包可视化</w:t>
      </w:r>
      <w:r>
        <w:rPr>
          <w:lang w:eastAsia="zh-CN"/>
        </w:rPr>
        <w:t>PCA</w:t>
      </w:r>
      <w:r>
        <w:rPr>
          <w:lang w:eastAsia="zh-CN"/>
        </w:rPr>
        <w:t>图</w:t>
      </w:r>
      <w:bookmarkEnd w:id="21"/>
    </w:p>
    <w:p w14:paraId="05C001F7" w14:textId="77777777" w:rsidR="00E61896" w:rsidRDefault="00EC4CF5">
      <w:pPr>
        <w:pStyle w:val="FirstParagraph"/>
        <w:rPr>
          <w:lang w:eastAsia="zh-CN"/>
        </w:rPr>
      </w:pPr>
      <w:r>
        <w:rPr>
          <w:lang w:eastAsia="zh-CN"/>
        </w:rPr>
        <w:t>我们也可以选择</w:t>
      </w:r>
      <w:r>
        <w:rPr>
          <w:lang w:eastAsia="zh-CN"/>
        </w:rPr>
        <w:t>ggbiplot</w:t>
      </w:r>
      <w:r>
        <w:rPr>
          <w:lang w:eastAsia="zh-CN"/>
        </w:rPr>
        <w:t>包可视化</w:t>
      </w:r>
      <w:r>
        <w:rPr>
          <w:lang w:eastAsia="zh-CN"/>
        </w:rPr>
        <w:t>PCA</w:t>
      </w:r>
      <w:r>
        <w:rPr>
          <w:lang w:eastAsia="zh-CN"/>
        </w:rPr>
        <w:t>图</w:t>
      </w:r>
    </w:p>
    <w:p w14:paraId="321816AE" w14:textId="77777777" w:rsidR="00E61896" w:rsidRDefault="00EC4CF5">
      <w:pPr>
        <w:pStyle w:val="SourceCode"/>
      </w:pPr>
      <w:r>
        <w:rPr>
          <w:rStyle w:val="CommentTok"/>
        </w:rPr>
        <w:t xml:space="preserve"># </w:t>
      </w:r>
      <w:r>
        <w:rPr>
          <w:rStyle w:val="CommentTok"/>
        </w:rPr>
        <w:t>加载</w:t>
      </w:r>
      <w:r>
        <w:rPr>
          <w:rStyle w:val="CommentTok"/>
        </w:rPr>
        <w:t>ggbiplot</w:t>
      </w:r>
      <w:r>
        <w:rPr>
          <w:rStyle w:val="CommentTok"/>
        </w:rPr>
        <w:t>并绘制观测值</w:t>
      </w:r>
      <w:r>
        <w:rPr>
          <w:rStyle w:val="CommentTok"/>
        </w:rPr>
        <w:t>PCA</w:t>
      </w:r>
      <w:r>
        <w:rPr>
          <w:rStyle w:val="CommentTok"/>
        </w:rPr>
        <w:t>主成分分析图</w:t>
      </w:r>
      <w:r>
        <w:br/>
      </w:r>
      <w:r>
        <w:rPr>
          <w:rStyle w:val="KeywordTok"/>
        </w:rPr>
        <w:t>suppressWarnings</w:t>
      </w:r>
      <w:r>
        <w:rPr>
          <w:rStyle w:val="NormalTok"/>
        </w:rPr>
        <w:t>(</w:t>
      </w:r>
      <w:r>
        <w:rPr>
          <w:rStyle w:val="KeywordTok"/>
        </w:rPr>
        <w:t>suppressMessages</w:t>
      </w:r>
      <w:r>
        <w:rPr>
          <w:rStyle w:val="NormalTok"/>
        </w:rPr>
        <w:t>(</w:t>
      </w:r>
      <w:r>
        <w:rPr>
          <w:rStyle w:val="KeywordTok"/>
        </w:rPr>
        <w:t>library</w:t>
      </w:r>
      <w:r>
        <w:rPr>
          <w:rStyle w:val="NormalTok"/>
        </w:rPr>
        <w:t>(</w:t>
      </w:r>
      <w:r>
        <w:rPr>
          <w:rStyle w:val="StringTok"/>
        </w:rPr>
        <w:t>"ggbiplot"</w:t>
      </w:r>
      <w:r>
        <w:rPr>
          <w:rStyle w:val="NormalTok"/>
        </w:rPr>
        <w:t>)))</w:t>
      </w:r>
      <w:r>
        <w:br/>
      </w:r>
      <w:r>
        <w:rPr>
          <w:rStyle w:val="CommentTok"/>
        </w:rPr>
        <w:t xml:space="preserve"># </w:t>
      </w:r>
      <w:r>
        <w:rPr>
          <w:rStyle w:val="CommentTok"/>
        </w:rPr>
        <w:t>绘制观测值</w:t>
      </w:r>
      <w:r>
        <w:rPr>
          <w:rStyle w:val="CommentTok"/>
        </w:rPr>
        <w:t>PCA</w:t>
      </w:r>
      <w:r>
        <w:rPr>
          <w:rStyle w:val="CommentTok"/>
        </w:rPr>
        <w:t>图</w:t>
      </w:r>
      <w:r>
        <w:br/>
      </w:r>
      <w:r>
        <w:rPr>
          <w:rStyle w:val="NormalTok"/>
        </w:rPr>
        <w:t>(p &lt;-</w:t>
      </w:r>
      <w:r>
        <w:rPr>
          <w:rStyle w:val="StringTok"/>
        </w:rPr>
        <w:t xml:space="preserve"> </w:t>
      </w:r>
      <w:r>
        <w:rPr>
          <w:rStyle w:val="KeywordTok"/>
        </w:rPr>
        <w:t>ggbiplot</w:t>
      </w:r>
      <w:r>
        <w:rPr>
          <w:rStyle w:val="NormalTok"/>
        </w:rPr>
        <w:t xml:space="preserve">(otu.pca, </w:t>
      </w:r>
      <w:r>
        <w:rPr>
          <w:rStyle w:val="DataTypeTok"/>
        </w:rPr>
        <w:t>obs.scale =</w:t>
      </w:r>
      <w:r>
        <w:rPr>
          <w:rStyle w:val="NormalTok"/>
        </w:rPr>
        <w:t xml:space="preserve"> </w:t>
      </w:r>
      <w:r>
        <w:rPr>
          <w:rStyle w:val="DecValTok"/>
        </w:rPr>
        <w:t>1</w:t>
      </w:r>
      <w:r>
        <w:rPr>
          <w:rStyle w:val="NormalTok"/>
        </w:rPr>
        <w:t xml:space="preserve">, </w:t>
      </w:r>
      <w:r>
        <w:rPr>
          <w:rStyle w:val="DataTypeTok"/>
        </w:rPr>
        <w:t>var.scale =</w:t>
      </w:r>
      <w:r>
        <w:rPr>
          <w:rStyle w:val="NormalTok"/>
        </w:rPr>
        <w:t xml:space="preserve"> </w:t>
      </w:r>
      <w:r>
        <w:rPr>
          <w:rStyle w:val="DecValTok"/>
        </w:rPr>
        <w:t>1</w:t>
      </w:r>
      <w:r>
        <w:rPr>
          <w:rStyle w:val="NormalTok"/>
        </w:rPr>
        <w:t xml:space="preserve">, </w:t>
      </w:r>
      <w:r>
        <w:rPr>
          <w:rStyle w:val="DataTypeTok"/>
        </w:rPr>
        <w:t>groups =</w:t>
      </w:r>
      <w:r>
        <w:rPr>
          <w:rStyle w:val="NormalTok"/>
        </w:rPr>
        <w:t xml:space="preserve"> metadata</w:t>
      </w:r>
      <w:r>
        <w:rPr>
          <w:rStyle w:val="OperatorTok"/>
        </w:rPr>
        <w:t>$</w:t>
      </w:r>
      <w:r>
        <w:rPr>
          <w:rStyle w:val="NormalTok"/>
        </w:rPr>
        <w:t xml:space="preserve">Group, </w:t>
      </w:r>
      <w:r>
        <w:rPr>
          <w:rStyle w:val="DataTypeTok"/>
        </w:rPr>
        <w:t>ellipse =</w:t>
      </w:r>
      <w:r>
        <w:rPr>
          <w:rStyle w:val="NormalTok"/>
        </w:rPr>
        <w:t xml:space="preserve"> </w:t>
      </w:r>
      <w:r>
        <w:rPr>
          <w:rStyle w:val="OtherTok"/>
        </w:rPr>
        <w:t>TRUE</w:t>
      </w:r>
      <w:r>
        <w:rPr>
          <w:rStyle w:val="NormalTok"/>
        </w:rPr>
        <w:t>,</w:t>
      </w:r>
      <w:r>
        <w:rPr>
          <w:rStyle w:val="DataTypeTok"/>
        </w:rPr>
        <w:t>var.axes =</w:t>
      </w:r>
      <w:r>
        <w:rPr>
          <w:rStyle w:val="NormalTok"/>
        </w:rPr>
        <w:t xml:space="preserve"> T))</w:t>
      </w:r>
    </w:p>
    <w:p w14:paraId="612AE2A8" w14:textId="77777777" w:rsidR="00E61896" w:rsidRDefault="00EC4CF5">
      <w:pPr>
        <w:pStyle w:val="FirstParagraph"/>
      </w:pPr>
      <w:r>
        <w:rPr>
          <w:noProof/>
        </w:rPr>
        <w:drawing>
          <wp:inline distT="0" distB="0" distL="0" distR="0" wp14:anchorId="078D9080" wp14:editId="5CED3A84">
            <wp:extent cx="4587290" cy="2752374"/>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PCAPlot_files/figure-docx/unnamed-chunk-13-1.png"/>
                    <pic:cNvPicPr>
                      <a:picLocks noChangeAspect="1" noChangeArrowheads="1"/>
                    </pic:cNvPicPr>
                  </pic:nvPicPr>
                  <pic:blipFill>
                    <a:blip r:embed="rId29"/>
                    <a:stretch>
                      <a:fillRect/>
                    </a:stretch>
                  </pic:blipFill>
                  <pic:spPr bwMode="auto">
                    <a:xfrm>
                      <a:off x="0" y="0"/>
                      <a:ext cx="4587290" cy="2752374"/>
                    </a:xfrm>
                    <a:prstGeom prst="rect">
                      <a:avLst/>
                    </a:prstGeom>
                    <a:noFill/>
                    <a:ln w="9525">
                      <a:noFill/>
                      <a:headEnd/>
                      <a:tailEnd/>
                    </a:ln>
                  </pic:spPr>
                </pic:pic>
              </a:graphicData>
            </a:graphic>
          </wp:inline>
        </w:drawing>
      </w:r>
    </w:p>
    <w:p w14:paraId="454631E1" w14:textId="77777777" w:rsidR="00E61896" w:rsidRDefault="00EC4CF5">
      <w:pPr>
        <w:pStyle w:val="SourceCode"/>
      </w:pPr>
      <w:r>
        <w:rPr>
          <w:rStyle w:val="CommentTok"/>
        </w:rPr>
        <w:t xml:space="preserve"># </w:t>
      </w:r>
      <w:r>
        <w:rPr>
          <w:rStyle w:val="CommentTok"/>
        </w:rPr>
        <w:t>保存图片，指定图片为</w:t>
      </w:r>
      <w:r>
        <w:rPr>
          <w:rStyle w:val="CommentTok"/>
        </w:rPr>
        <w:t>pdf</w:t>
      </w:r>
      <w:r>
        <w:rPr>
          <w:rStyle w:val="CommentTok"/>
        </w:rPr>
        <w:t>格式方便后期修改，图片宽</w:t>
      </w:r>
      <w:r>
        <w:rPr>
          <w:rStyle w:val="CommentTok"/>
        </w:rPr>
        <w:t>89</w:t>
      </w:r>
      <w:r>
        <w:rPr>
          <w:rStyle w:val="CommentTok"/>
        </w:rPr>
        <w:t>毫米，高</w:t>
      </w:r>
      <w:r>
        <w:rPr>
          <w:rStyle w:val="CommentTok"/>
        </w:rPr>
        <w:t>56</w:t>
      </w:r>
      <w:r>
        <w:rPr>
          <w:rStyle w:val="CommentTok"/>
        </w:rPr>
        <w:t>毫米</w:t>
      </w:r>
      <w:r>
        <w:br/>
      </w:r>
      <w:r>
        <w:rPr>
          <w:rStyle w:val="KeywordTok"/>
        </w:rPr>
        <w:t>ggsave</w:t>
      </w:r>
      <w:r>
        <w:rPr>
          <w:rStyle w:val="NormalTok"/>
        </w:rPr>
        <w:t>(</w:t>
      </w:r>
      <w:r>
        <w:rPr>
          <w:rStyle w:val="KeywordTok"/>
        </w:rPr>
        <w:t>paste0</w:t>
      </w:r>
      <w:r>
        <w:rPr>
          <w:rStyle w:val="NormalTok"/>
        </w:rPr>
        <w:t>(</w:t>
      </w:r>
      <w:r>
        <w:rPr>
          <w:rStyle w:val="StringTok"/>
        </w:rPr>
        <w:t>"p7.sample_group_ellipse3.pdf"</w:t>
      </w:r>
      <w:r>
        <w:rPr>
          <w:rStyle w:val="NormalTok"/>
        </w:rPr>
        <w:t xml:space="preserve">), p, </w:t>
      </w:r>
      <w:r>
        <w:rPr>
          <w:rStyle w:val="DataTypeTok"/>
        </w:rPr>
        <w:t>width=</w:t>
      </w:r>
      <w:r>
        <w:rPr>
          <w:rStyle w:val="DecValTok"/>
        </w:rPr>
        <w:t>120</w:t>
      </w:r>
      <w:r>
        <w:rPr>
          <w:rStyle w:val="NormalTok"/>
        </w:rPr>
        <w:t xml:space="preserve">, </w:t>
      </w:r>
      <w:r>
        <w:rPr>
          <w:rStyle w:val="DataTypeTok"/>
        </w:rPr>
        <w:t>height=</w:t>
      </w:r>
      <w:r>
        <w:rPr>
          <w:rStyle w:val="DecValTok"/>
        </w:rPr>
        <w:t>100</w:t>
      </w:r>
      <w:r>
        <w:rPr>
          <w:rStyle w:val="NormalTok"/>
        </w:rPr>
        <w:t xml:space="preserve">, </w:t>
      </w:r>
      <w:r>
        <w:rPr>
          <w:rStyle w:val="DataTypeTok"/>
        </w:rPr>
        <w:t>units=</w:t>
      </w:r>
      <w:r>
        <w:rPr>
          <w:rStyle w:val="StringTok"/>
        </w:rPr>
        <w:t>"mm"</w:t>
      </w:r>
      <w:r>
        <w:rPr>
          <w:rStyle w:val="NormalTok"/>
        </w:rPr>
        <w:t>)</w:t>
      </w:r>
      <w:r>
        <w:br/>
      </w:r>
      <w:r>
        <w:rPr>
          <w:rStyle w:val="KeywordTok"/>
        </w:rPr>
        <w:t>ggsave</w:t>
      </w:r>
      <w:r>
        <w:rPr>
          <w:rStyle w:val="NormalTok"/>
        </w:rPr>
        <w:t>(</w:t>
      </w:r>
      <w:r>
        <w:rPr>
          <w:rStyle w:val="KeywordTok"/>
        </w:rPr>
        <w:t>paste0</w:t>
      </w:r>
      <w:r>
        <w:rPr>
          <w:rStyle w:val="NormalTok"/>
        </w:rPr>
        <w:t>(</w:t>
      </w:r>
      <w:r>
        <w:rPr>
          <w:rStyle w:val="StringTok"/>
        </w:rPr>
        <w:t>"p7.sample_group_ellipse3.png"</w:t>
      </w:r>
      <w:r>
        <w:rPr>
          <w:rStyle w:val="NormalTok"/>
        </w:rPr>
        <w:t xml:space="preserve">), p, </w:t>
      </w:r>
      <w:r>
        <w:rPr>
          <w:rStyle w:val="DataTypeTok"/>
        </w:rPr>
        <w:t>width=</w:t>
      </w:r>
      <w:r>
        <w:rPr>
          <w:rStyle w:val="DecValTok"/>
        </w:rPr>
        <w:t>120</w:t>
      </w:r>
      <w:r>
        <w:rPr>
          <w:rStyle w:val="NormalTok"/>
        </w:rPr>
        <w:t xml:space="preserve">, </w:t>
      </w:r>
      <w:r>
        <w:rPr>
          <w:rStyle w:val="DataTypeTok"/>
        </w:rPr>
        <w:t>height=</w:t>
      </w:r>
      <w:r>
        <w:rPr>
          <w:rStyle w:val="DecValTok"/>
        </w:rPr>
        <w:t>100</w:t>
      </w:r>
      <w:r>
        <w:rPr>
          <w:rStyle w:val="NormalTok"/>
        </w:rPr>
        <w:t xml:space="preserve">, </w:t>
      </w:r>
      <w:r>
        <w:rPr>
          <w:rStyle w:val="DataTypeTok"/>
        </w:rPr>
        <w:t>units=</w:t>
      </w:r>
      <w:r>
        <w:rPr>
          <w:rStyle w:val="StringTok"/>
        </w:rPr>
        <w:t>"mm"</w:t>
      </w:r>
      <w:r>
        <w:rPr>
          <w:rStyle w:val="NormalTok"/>
        </w:rPr>
        <w:t>)</w:t>
      </w:r>
    </w:p>
    <w:p w14:paraId="30F45F54" w14:textId="77777777" w:rsidR="00E61896" w:rsidRDefault="00EC4CF5">
      <w:pPr>
        <w:pStyle w:val="FirstParagraph"/>
      </w:pPr>
      <w:r>
        <w:rPr>
          <w:noProof/>
        </w:rPr>
        <w:lastRenderedPageBreak/>
        <w:drawing>
          <wp:inline distT="0" distB="0" distL="0" distR="0" wp14:anchorId="13EAC6C1" wp14:editId="30D783B3">
            <wp:extent cx="3214161" cy="2021466"/>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http://210.75.224.110/github/MicrobiomeStatPlot/223PCA/p7.sample_group_ellipse3.png"/>
                    <pic:cNvPicPr>
                      <a:picLocks noChangeAspect="1" noChangeArrowheads="1"/>
                    </pic:cNvPicPr>
                  </pic:nvPicPr>
                  <pic:blipFill>
                    <a:blip r:embed="rId30"/>
                    <a:stretch>
                      <a:fillRect/>
                    </a:stretch>
                  </pic:blipFill>
                  <pic:spPr bwMode="auto">
                    <a:xfrm>
                      <a:off x="0" y="0"/>
                      <a:ext cx="3214161" cy="2021466"/>
                    </a:xfrm>
                    <a:prstGeom prst="rect">
                      <a:avLst/>
                    </a:prstGeom>
                    <a:noFill/>
                    <a:ln w="9525">
                      <a:noFill/>
                      <a:headEnd/>
                      <a:tailEnd/>
                    </a:ln>
                  </pic:spPr>
                </pic:pic>
              </a:graphicData>
            </a:graphic>
          </wp:inline>
        </w:drawing>
      </w:r>
    </w:p>
    <w:p w14:paraId="29F9E425" w14:textId="77777777" w:rsidR="00E61896" w:rsidRDefault="00EC4CF5">
      <w:pPr>
        <w:pStyle w:val="a0"/>
        <w:rPr>
          <w:lang w:eastAsia="zh-CN"/>
        </w:rPr>
      </w:pPr>
      <w:r>
        <w:rPr>
          <w:lang w:eastAsia="zh-CN"/>
        </w:rPr>
        <w:t>图</w:t>
      </w:r>
      <w:r>
        <w:rPr>
          <w:lang w:eastAsia="zh-CN"/>
        </w:rPr>
        <w:t>7. ggbiplot</w:t>
      </w:r>
      <w:r>
        <w:rPr>
          <w:lang w:eastAsia="zh-CN"/>
        </w:rPr>
        <w:t>可视化</w:t>
      </w:r>
      <w:r>
        <w:rPr>
          <w:lang w:eastAsia="zh-CN"/>
        </w:rPr>
        <w:t>PCA</w:t>
      </w:r>
      <w:r>
        <w:rPr>
          <w:lang w:eastAsia="zh-CN"/>
        </w:rPr>
        <w:t>结果</w:t>
      </w:r>
    </w:p>
    <w:p w14:paraId="72B235FB" w14:textId="77777777" w:rsidR="00E61896" w:rsidRDefault="00EC4CF5">
      <w:pPr>
        <w:pStyle w:val="a0"/>
        <w:rPr>
          <w:lang w:eastAsia="zh-CN"/>
        </w:rPr>
      </w:pPr>
      <w:r>
        <w:rPr>
          <w:lang w:eastAsia="zh-CN"/>
        </w:rPr>
        <w:t>通常情况下，需要使用</w:t>
      </w:r>
      <w:r>
        <w:rPr>
          <w:lang w:eastAsia="zh-CN"/>
        </w:rPr>
        <w:t>PERMANOVA</w:t>
      </w:r>
      <w:r>
        <w:rPr>
          <w:lang w:eastAsia="zh-CN"/>
        </w:rPr>
        <w:t>来检验不同组样本间的微生物群落是否具有显著差异</w:t>
      </w:r>
    </w:p>
    <w:p w14:paraId="39CDD685" w14:textId="77777777" w:rsidR="00E61896" w:rsidRDefault="00EC4CF5">
      <w:pPr>
        <w:pStyle w:val="SourceCode"/>
      </w:pPr>
      <w:r>
        <w:rPr>
          <w:rStyle w:val="CommentTok"/>
        </w:rPr>
        <w:t xml:space="preserve"># </w:t>
      </w:r>
      <w:r>
        <w:rPr>
          <w:rStyle w:val="CommentTok"/>
        </w:rPr>
        <w:t>使用</w:t>
      </w:r>
      <w:r>
        <w:rPr>
          <w:rStyle w:val="CommentTok"/>
        </w:rPr>
        <w:t>vegan</w:t>
      </w:r>
      <w:r>
        <w:rPr>
          <w:rStyle w:val="CommentTok"/>
        </w:rPr>
        <w:t>包中的</w:t>
      </w:r>
      <w:r>
        <w:rPr>
          <w:rStyle w:val="CommentTok"/>
        </w:rPr>
        <w:t>adonis</w:t>
      </w:r>
      <w:r>
        <w:rPr>
          <w:rStyle w:val="CommentTok"/>
        </w:rPr>
        <w:t>函数进行</w:t>
      </w:r>
      <w:r>
        <w:rPr>
          <w:rStyle w:val="CommentTok"/>
        </w:rPr>
        <w:t>PERMANOVA</w:t>
      </w:r>
      <w:r>
        <w:rPr>
          <w:rStyle w:val="CommentTok"/>
        </w:rPr>
        <w:t>分析</w:t>
      </w:r>
      <w:r>
        <w:br/>
      </w:r>
      <w:r>
        <w:rPr>
          <w:rStyle w:val="KeywordTok"/>
        </w:rPr>
        <w:t>library</w:t>
      </w:r>
      <w:r>
        <w:rPr>
          <w:rStyle w:val="NormalTok"/>
        </w:rPr>
        <w:t>(</w:t>
      </w:r>
      <w:r>
        <w:rPr>
          <w:rStyle w:val="StringTok"/>
        </w:rPr>
        <w:t>"vegan"</w:t>
      </w:r>
      <w:r>
        <w:rPr>
          <w:rStyle w:val="NormalTok"/>
        </w:rPr>
        <w:t>)</w:t>
      </w:r>
      <w:r>
        <w:br/>
      </w:r>
      <w:r>
        <w:rPr>
          <w:rStyle w:val="NormalTok"/>
        </w:rPr>
        <w:t>otu.adonis &lt;-</w:t>
      </w:r>
      <w:r>
        <w:rPr>
          <w:rStyle w:val="StringTok"/>
        </w:rPr>
        <w:t xml:space="preserve"> </w:t>
      </w:r>
      <w:r>
        <w:rPr>
          <w:rStyle w:val="KeywordTok"/>
        </w:rPr>
        <w:t>adonis</w:t>
      </w:r>
      <w:r>
        <w:rPr>
          <w:rStyle w:val="NormalTok"/>
        </w:rPr>
        <w:t>(</w:t>
      </w:r>
      <w:r>
        <w:rPr>
          <w:rStyle w:val="KeywordTok"/>
        </w:rPr>
        <w:t>t</w:t>
      </w:r>
      <w:r>
        <w:rPr>
          <w:rStyle w:val="NormalTok"/>
        </w:rPr>
        <w:t xml:space="preserve">(count) </w:t>
      </w:r>
      <w:r>
        <w:rPr>
          <w:rStyle w:val="OperatorTok"/>
        </w:rPr>
        <w:t>~</w:t>
      </w:r>
      <w:r>
        <w:rPr>
          <w:rStyle w:val="StringTok"/>
        </w:rPr>
        <w:t xml:space="preserve"> </w:t>
      </w:r>
      <w:r>
        <w:rPr>
          <w:rStyle w:val="NormalTok"/>
        </w:rPr>
        <w:t xml:space="preserve">Group, </w:t>
      </w:r>
      <w:r>
        <w:rPr>
          <w:rStyle w:val="DataTypeTok"/>
        </w:rPr>
        <w:t>data =</w:t>
      </w:r>
      <w:r>
        <w:rPr>
          <w:rStyle w:val="NormalTok"/>
        </w:rPr>
        <w:t xml:space="preserve"> metadata</w:t>
      </w:r>
      <w:r>
        <w:rPr>
          <w:rStyle w:val="NormalTok"/>
        </w:rPr>
        <w:t xml:space="preserve">, </w:t>
      </w:r>
      <w:r>
        <w:rPr>
          <w:rStyle w:val="DataTypeTok"/>
        </w:rPr>
        <w:t>permutations =</w:t>
      </w:r>
      <w:r>
        <w:rPr>
          <w:rStyle w:val="NormalTok"/>
        </w:rPr>
        <w:t xml:space="preserve"> </w:t>
      </w:r>
      <w:r>
        <w:rPr>
          <w:rStyle w:val="DecValTok"/>
        </w:rPr>
        <w:t>999</w:t>
      </w:r>
      <w:r>
        <w:rPr>
          <w:rStyle w:val="NormalTok"/>
        </w:rPr>
        <w:t>)</w:t>
      </w:r>
      <w:r>
        <w:br/>
      </w:r>
      <w:r>
        <w:rPr>
          <w:rStyle w:val="CommentTok"/>
        </w:rPr>
        <w:t xml:space="preserve"># </w:t>
      </w:r>
      <w:r>
        <w:rPr>
          <w:rStyle w:val="CommentTok"/>
        </w:rPr>
        <w:t>之后在绘图代码中将</w:t>
      </w:r>
      <w:r>
        <w:rPr>
          <w:rStyle w:val="CommentTok"/>
        </w:rPr>
        <w:t>PERMANVOA</w:t>
      </w:r>
      <w:r>
        <w:rPr>
          <w:rStyle w:val="CommentTok"/>
        </w:rPr>
        <w:t>结果在</w:t>
      </w:r>
      <w:r>
        <w:rPr>
          <w:rStyle w:val="CommentTok"/>
        </w:rPr>
        <w:t>PCA</w:t>
      </w:r>
      <w:r>
        <w:rPr>
          <w:rStyle w:val="CommentTok"/>
        </w:rPr>
        <w:t>图中进行展示</w:t>
      </w:r>
      <w:r>
        <w:rPr>
          <w:rStyle w:val="CommentTok"/>
        </w:rPr>
        <w:t>,</w:t>
      </w:r>
      <w:r>
        <w:rPr>
          <w:rStyle w:val="CommentTok"/>
        </w:rPr>
        <w:t>同时修改图例</w:t>
      </w:r>
      <w:r>
        <w:br/>
      </w:r>
      <w:r>
        <w:rPr>
          <w:rStyle w:val="NormalTok"/>
        </w:rPr>
        <w:t>(p1 &lt;-</w:t>
      </w:r>
      <w:r>
        <w:rPr>
          <w:rStyle w:val="StringTok"/>
        </w:rPr>
        <w:t xml:space="preserve"> </w:t>
      </w:r>
      <w:r>
        <w:rPr>
          <w:rStyle w:val="NormalTok"/>
        </w:rPr>
        <w:t xml:space="preserve">p </w:t>
      </w:r>
      <w:r>
        <w:rPr>
          <w:rStyle w:val="OperatorTok"/>
        </w:rPr>
        <w:t>+</w:t>
      </w:r>
      <w:r>
        <w:rPr>
          <w:rStyle w:val="StringTok"/>
        </w:rPr>
        <w:t xml:space="preserve"> </w:t>
      </w:r>
      <w:r>
        <w:rPr>
          <w:rStyle w:val="KeywordTok"/>
        </w:rPr>
        <w:t>geom_text</w:t>
      </w:r>
      <w:r>
        <w:rPr>
          <w:rStyle w:val="NormalTok"/>
        </w:rPr>
        <w:t>(</w:t>
      </w:r>
      <w:r>
        <w:rPr>
          <w:rStyle w:val="KeywordTok"/>
        </w:rPr>
        <w:t>aes</w:t>
      </w:r>
      <w:r>
        <w:rPr>
          <w:rStyle w:val="NormalTok"/>
        </w:rPr>
        <w:t>(</w:t>
      </w:r>
      <w:r>
        <w:rPr>
          <w:rStyle w:val="DataTypeTok"/>
        </w:rPr>
        <w:t>x =</w:t>
      </w:r>
      <w:r>
        <w:rPr>
          <w:rStyle w:val="NormalTok"/>
        </w:rPr>
        <w:t xml:space="preserve"> </w:t>
      </w:r>
      <w:r>
        <w:rPr>
          <w:rStyle w:val="OperatorTok"/>
        </w:rPr>
        <w:t>-</w:t>
      </w:r>
      <w:r>
        <w:rPr>
          <w:rStyle w:val="StringTok"/>
        </w:rPr>
        <w:t xml:space="preserve"> </w:t>
      </w:r>
      <w:r>
        <w:rPr>
          <w:rStyle w:val="DecValTok"/>
        </w:rPr>
        <w:t>5</w:t>
      </w:r>
      <w:r>
        <w:rPr>
          <w:rStyle w:val="NormalTok"/>
        </w:rPr>
        <w:t xml:space="preserve"> , </w:t>
      </w:r>
      <w:r>
        <w:rPr>
          <w:rStyle w:val="DataTypeTok"/>
        </w:rPr>
        <w:t>y =</w:t>
      </w:r>
      <w:r>
        <w:rPr>
          <w:rStyle w:val="NormalTok"/>
        </w:rPr>
        <w:t xml:space="preserve"> </w:t>
      </w:r>
      <w:r>
        <w:rPr>
          <w:rStyle w:val="DecValTok"/>
        </w:rPr>
        <w:t>3</w:t>
      </w:r>
      <w:r>
        <w:rPr>
          <w:rStyle w:val="NormalTok"/>
        </w:rPr>
        <w:t xml:space="preserve">, </w:t>
      </w:r>
      <w:r>
        <w:rPr>
          <w:rStyle w:val="DataTypeTok"/>
        </w:rPr>
        <w:t>label =</w:t>
      </w:r>
      <w:r>
        <w:rPr>
          <w:rStyle w:val="NormalTok"/>
        </w:rPr>
        <w:t xml:space="preserve"> </w:t>
      </w:r>
      <w:r>
        <w:rPr>
          <w:rStyle w:val="KeywordTok"/>
        </w:rPr>
        <w:t>paste</w:t>
      </w:r>
      <w:r>
        <w:rPr>
          <w:rStyle w:val="NormalTok"/>
        </w:rPr>
        <w:t>(</w:t>
      </w:r>
      <w:r>
        <w:rPr>
          <w:rStyle w:val="StringTok"/>
        </w:rPr>
        <w:t>"PERMANOVA:</w:t>
      </w:r>
      <w:r>
        <w:rPr>
          <w:rStyle w:val="CharTok"/>
        </w:rPr>
        <w:t>\n</w:t>
      </w:r>
      <w:r>
        <w:rPr>
          <w:rStyle w:val="StringTok"/>
        </w:rPr>
        <w:t xml:space="preserve"> KO VS OE VS WT </w:t>
      </w:r>
      <w:r>
        <w:rPr>
          <w:rStyle w:val="CharTok"/>
        </w:rPr>
        <w:t>\n</w:t>
      </w:r>
      <w:r>
        <w:rPr>
          <w:rStyle w:val="StringTok"/>
        </w:rPr>
        <w:t xml:space="preserve"> p-value = "</w:t>
      </w:r>
      <w:r>
        <w:rPr>
          <w:rStyle w:val="NormalTok"/>
        </w:rPr>
        <w:t xml:space="preserve">, </w:t>
      </w:r>
      <w:r>
        <w:br/>
      </w:r>
      <w:r>
        <w:rPr>
          <w:rStyle w:val="NormalTok"/>
        </w:rPr>
        <w:t xml:space="preserve">                                otu.adonis</w:t>
      </w:r>
      <w:r>
        <w:rPr>
          <w:rStyle w:val="OperatorTok"/>
        </w:rPr>
        <w:t>$</w:t>
      </w:r>
      <w:r>
        <w:rPr>
          <w:rStyle w:val="NormalTok"/>
        </w:rPr>
        <w:t>aov.tab</w:t>
      </w:r>
      <w:r>
        <w:rPr>
          <w:rStyle w:val="OperatorTok"/>
        </w:rPr>
        <w:t>$</w:t>
      </w:r>
      <w:r>
        <w:rPr>
          <w:rStyle w:val="StringTok"/>
        </w:rPr>
        <w:t>`</w:t>
      </w:r>
      <w:r>
        <w:rPr>
          <w:rStyle w:val="DataTypeTok"/>
        </w:rPr>
        <w:t>Pr(&gt;F)</w:t>
      </w:r>
      <w:r>
        <w:rPr>
          <w:rStyle w:val="StringTok"/>
        </w:rPr>
        <w:t>`</w:t>
      </w:r>
      <w:r>
        <w:rPr>
          <w:rStyle w:val="NormalTok"/>
        </w:rPr>
        <w:t>[</w:t>
      </w:r>
      <w:r>
        <w:rPr>
          <w:rStyle w:val="DecValTok"/>
        </w:rPr>
        <w:t>1</w:t>
      </w:r>
      <w:r>
        <w:rPr>
          <w:rStyle w:val="NormalTok"/>
        </w:rPr>
        <w:t xml:space="preserve">], </w:t>
      </w:r>
      <w:r>
        <w:rPr>
          <w:rStyle w:val="DataTypeTok"/>
        </w:rPr>
        <w:t>sep =</w:t>
      </w:r>
      <w:r>
        <w:rPr>
          <w:rStyle w:val="NormalTok"/>
        </w:rPr>
        <w:t xml:space="preserve"> </w:t>
      </w:r>
      <w:r>
        <w:rPr>
          <w:rStyle w:val="StringTok"/>
        </w:rPr>
        <w:t>""</w:t>
      </w:r>
      <w:r>
        <w:rPr>
          <w:rStyle w:val="NormalTok"/>
        </w:rPr>
        <w:t xml:space="preserve">)), </w:t>
      </w:r>
      <w:r>
        <w:rPr>
          <w:rStyle w:val="DataTypeTok"/>
        </w:rPr>
        <w:t>size =</w:t>
      </w:r>
      <w:r>
        <w:rPr>
          <w:rStyle w:val="NormalTok"/>
        </w:rPr>
        <w:t xml:space="preserve"> </w:t>
      </w:r>
      <w:r>
        <w:rPr>
          <w:rStyle w:val="DecValTok"/>
        </w:rPr>
        <w:t>2</w:t>
      </w:r>
      <w:r>
        <w:rPr>
          <w:rStyle w:val="NormalTok"/>
        </w:rPr>
        <w:t xml:space="preserve">, </w:t>
      </w:r>
      <w:r>
        <w:rPr>
          <w:rStyle w:val="DataTypeTok"/>
        </w:rPr>
        <w:t>hjust =</w:t>
      </w:r>
      <w:r>
        <w:rPr>
          <w:rStyle w:val="NormalTok"/>
        </w:rPr>
        <w:t xml:space="preserve"> </w:t>
      </w:r>
      <w:r>
        <w:rPr>
          <w:rStyle w:val="DecValTok"/>
        </w:rPr>
        <w:t>0</w:t>
      </w:r>
      <w:r>
        <w:rPr>
          <w:rStyle w:val="NormalTok"/>
        </w:rPr>
        <w:t>))</w:t>
      </w:r>
    </w:p>
    <w:p w14:paraId="28AB7B5E" w14:textId="77777777" w:rsidR="00E61896" w:rsidRDefault="00EC4CF5">
      <w:pPr>
        <w:pStyle w:val="FirstParagraph"/>
      </w:pPr>
      <w:r>
        <w:rPr>
          <w:noProof/>
        </w:rPr>
        <w:drawing>
          <wp:inline distT="0" distB="0" distL="0" distR="0" wp14:anchorId="56E43C99" wp14:editId="0CF599DE">
            <wp:extent cx="4587290" cy="2752374"/>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PCAPlot_files/figure-docx/unnamed-chunk-14-1.png"/>
                    <pic:cNvPicPr>
                      <a:picLocks noChangeAspect="1" noChangeArrowheads="1"/>
                    </pic:cNvPicPr>
                  </pic:nvPicPr>
                  <pic:blipFill>
                    <a:blip r:embed="rId31"/>
                    <a:stretch>
                      <a:fillRect/>
                    </a:stretch>
                  </pic:blipFill>
                  <pic:spPr bwMode="auto">
                    <a:xfrm>
                      <a:off x="0" y="0"/>
                      <a:ext cx="4587290" cy="2752374"/>
                    </a:xfrm>
                    <a:prstGeom prst="rect">
                      <a:avLst/>
                    </a:prstGeom>
                    <a:noFill/>
                    <a:ln w="9525">
                      <a:noFill/>
                      <a:headEnd/>
                      <a:tailEnd/>
                    </a:ln>
                  </pic:spPr>
                </pic:pic>
              </a:graphicData>
            </a:graphic>
          </wp:inline>
        </w:drawing>
      </w:r>
    </w:p>
    <w:p w14:paraId="55A890D3" w14:textId="77777777" w:rsidR="00E61896" w:rsidRDefault="00EC4CF5">
      <w:pPr>
        <w:pStyle w:val="SourceCode"/>
      </w:pPr>
      <w:r>
        <w:rPr>
          <w:rStyle w:val="KeywordTok"/>
        </w:rPr>
        <w:t>ggsave</w:t>
      </w:r>
      <w:r>
        <w:rPr>
          <w:rStyle w:val="NormalTok"/>
        </w:rPr>
        <w:t>(</w:t>
      </w:r>
      <w:r>
        <w:rPr>
          <w:rStyle w:val="KeywordTok"/>
        </w:rPr>
        <w:t>paste0</w:t>
      </w:r>
      <w:r>
        <w:rPr>
          <w:rStyle w:val="NormalTok"/>
        </w:rPr>
        <w:t>(</w:t>
      </w:r>
      <w:r>
        <w:rPr>
          <w:rStyle w:val="StringTok"/>
        </w:rPr>
        <w:t>"p8.sample_group_ellipse4.pdf"</w:t>
      </w:r>
      <w:r>
        <w:rPr>
          <w:rStyle w:val="NormalTok"/>
        </w:rPr>
        <w:t xml:space="preserve">), p1,  </w:t>
      </w:r>
      <w:r>
        <w:rPr>
          <w:rStyle w:val="DataTypeTok"/>
        </w:rPr>
        <w:t>width=</w:t>
      </w:r>
      <w:r>
        <w:rPr>
          <w:rStyle w:val="DecValTok"/>
        </w:rPr>
        <w:t>120</w:t>
      </w:r>
      <w:r>
        <w:rPr>
          <w:rStyle w:val="NormalTok"/>
        </w:rPr>
        <w:t xml:space="preserve">, </w:t>
      </w:r>
      <w:r>
        <w:rPr>
          <w:rStyle w:val="DataTypeTok"/>
        </w:rPr>
        <w:t>height=</w:t>
      </w:r>
      <w:r>
        <w:rPr>
          <w:rStyle w:val="DecValTok"/>
        </w:rPr>
        <w:t>100</w:t>
      </w:r>
      <w:r>
        <w:rPr>
          <w:rStyle w:val="NormalTok"/>
        </w:rPr>
        <w:t xml:space="preserve">, </w:t>
      </w:r>
      <w:r>
        <w:rPr>
          <w:rStyle w:val="DataTypeTok"/>
        </w:rPr>
        <w:t>units=</w:t>
      </w:r>
      <w:r>
        <w:rPr>
          <w:rStyle w:val="StringTok"/>
        </w:rPr>
        <w:t>"mm"</w:t>
      </w:r>
      <w:r>
        <w:rPr>
          <w:rStyle w:val="NormalTok"/>
        </w:rPr>
        <w:t>)</w:t>
      </w:r>
      <w:r>
        <w:br/>
      </w:r>
      <w:r>
        <w:rPr>
          <w:rStyle w:val="KeywordTok"/>
        </w:rPr>
        <w:t>ggsave</w:t>
      </w:r>
      <w:r>
        <w:rPr>
          <w:rStyle w:val="NormalTok"/>
        </w:rPr>
        <w:t>(</w:t>
      </w:r>
      <w:r>
        <w:rPr>
          <w:rStyle w:val="KeywordTok"/>
        </w:rPr>
        <w:t>paste0</w:t>
      </w:r>
      <w:r>
        <w:rPr>
          <w:rStyle w:val="NormalTok"/>
        </w:rPr>
        <w:t>(</w:t>
      </w:r>
      <w:r>
        <w:rPr>
          <w:rStyle w:val="StringTok"/>
        </w:rPr>
        <w:t>"p8.sample_group_ellipse4.png"</w:t>
      </w:r>
      <w:r>
        <w:rPr>
          <w:rStyle w:val="NormalTok"/>
        </w:rPr>
        <w:t xml:space="preserve">), p1,  </w:t>
      </w:r>
      <w:r>
        <w:rPr>
          <w:rStyle w:val="DataTypeTok"/>
        </w:rPr>
        <w:t>width=</w:t>
      </w:r>
      <w:r>
        <w:rPr>
          <w:rStyle w:val="DecValTok"/>
        </w:rPr>
        <w:t>120</w:t>
      </w:r>
      <w:r>
        <w:rPr>
          <w:rStyle w:val="NormalTok"/>
        </w:rPr>
        <w:t xml:space="preserve">, </w:t>
      </w:r>
      <w:r>
        <w:rPr>
          <w:rStyle w:val="DataTypeTok"/>
        </w:rPr>
        <w:t>height=</w:t>
      </w:r>
      <w:r>
        <w:rPr>
          <w:rStyle w:val="DecValTok"/>
        </w:rPr>
        <w:t>100</w:t>
      </w:r>
      <w:r>
        <w:rPr>
          <w:rStyle w:val="NormalTok"/>
        </w:rPr>
        <w:t xml:space="preserve">, </w:t>
      </w:r>
      <w:r>
        <w:rPr>
          <w:rStyle w:val="DataTypeTok"/>
        </w:rPr>
        <w:t>units=</w:t>
      </w:r>
      <w:r>
        <w:rPr>
          <w:rStyle w:val="StringTok"/>
        </w:rPr>
        <w:t>"mm"</w:t>
      </w:r>
      <w:r>
        <w:rPr>
          <w:rStyle w:val="NormalTok"/>
        </w:rPr>
        <w:t>)</w:t>
      </w:r>
    </w:p>
    <w:p w14:paraId="3EC8DA06" w14:textId="77777777" w:rsidR="00E61896" w:rsidRDefault="00EC4CF5">
      <w:pPr>
        <w:pStyle w:val="FirstParagraph"/>
      </w:pPr>
      <w:r>
        <w:rPr>
          <w:noProof/>
        </w:rPr>
        <w:lastRenderedPageBreak/>
        <w:drawing>
          <wp:inline distT="0" distB="0" distL="0" distR="0" wp14:anchorId="451C9CC9" wp14:editId="75B79B44">
            <wp:extent cx="4333460" cy="3611727"/>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http://210.75.224.110/github/MicrobiomeStatPlot/223PCA/p8.sample_group_ellipse4.png"/>
                    <pic:cNvPicPr>
                      <a:picLocks noChangeAspect="1" noChangeArrowheads="1"/>
                    </pic:cNvPicPr>
                  </pic:nvPicPr>
                  <pic:blipFill>
                    <a:blip r:embed="rId32"/>
                    <a:stretch>
                      <a:fillRect/>
                    </a:stretch>
                  </pic:blipFill>
                  <pic:spPr bwMode="auto">
                    <a:xfrm>
                      <a:off x="0" y="0"/>
                      <a:ext cx="4333460" cy="3611727"/>
                    </a:xfrm>
                    <a:prstGeom prst="rect">
                      <a:avLst/>
                    </a:prstGeom>
                    <a:noFill/>
                    <a:ln w="9525">
                      <a:noFill/>
                      <a:headEnd/>
                      <a:tailEnd/>
                    </a:ln>
                  </pic:spPr>
                </pic:pic>
              </a:graphicData>
            </a:graphic>
          </wp:inline>
        </w:drawing>
      </w:r>
    </w:p>
    <w:p w14:paraId="3A60FD2F" w14:textId="77777777" w:rsidR="00E61896" w:rsidRDefault="00EC4CF5">
      <w:pPr>
        <w:pStyle w:val="a0"/>
        <w:rPr>
          <w:lang w:eastAsia="zh-CN"/>
        </w:rPr>
      </w:pPr>
      <w:r>
        <w:rPr>
          <w:lang w:eastAsia="zh-CN"/>
        </w:rPr>
        <w:t>图</w:t>
      </w:r>
      <w:r>
        <w:rPr>
          <w:lang w:eastAsia="zh-CN"/>
        </w:rPr>
        <w:t>8. PCA</w:t>
      </w:r>
      <w:r>
        <w:rPr>
          <w:lang w:eastAsia="zh-CN"/>
        </w:rPr>
        <w:t>结果图添加</w:t>
      </w:r>
      <w:r>
        <w:rPr>
          <w:lang w:eastAsia="zh-CN"/>
        </w:rPr>
        <w:t>PERMANOVA</w:t>
      </w:r>
      <w:r>
        <w:rPr>
          <w:lang w:eastAsia="zh-CN"/>
        </w:rPr>
        <w:t>检验</w:t>
      </w:r>
    </w:p>
    <w:p w14:paraId="35DDC838" w14:textId="77777777" w:rsidR="00E61896" w:rsidRDefault="00EC4CF5">
      <w:pPr>
        <w:pStyle w:val="5"/>
        <w:rPr>
          <w:lang w:eastAsia="zh-CN"/>
        </w:rPr>
      </w:pPr>
      <w:bookmarkStart w:id="22" w:name="pca图xy轴添加箱线图"/>
      <w:r>
        <w:rPr>
          <w:lang w:eastAsia="zh-CN"/>
        </w:rPr>
        <w:t>PCA</w:t>
      </w:r>
      <w:r>
        <w:rPr>
          <w:lang w:eastAsia="zh-CN"/>
        </w:rPr>
        <w:t>图</w:t>
      </w:r>
      <w:r>
        <w:rPr>
          <w:lang w:eastAsia="zh-CN"/>
        </w:rPr>
        <w:t>x/y</w:t>
      </w:r>
      <w:r>
        <w:rPr>
          <w:lang w:eastAsia="zh-CN"/>
        </w:rPr>
        <w:t>轴添加箱线图</w:t>
      </w:r>
      <w:bookmarkEnd w:id="22"/>
    </w:p>
    <w:p w14:paraId="1856E583" w14:textId="77777777" w:rsidR="00E61896" w:rsidRDefault="00EC4CF5">
      <w:pPr>
        <w:pStyle w:val="FirstParagraph"/>
        <w:rPr>
          <w:lang w:eastAsia="zh-CN"/>
        </w:rPr>
      </w:pPr>
      <w:r>
        <w:rPr>
          <w:lang w:eastAsia="zh-CN"/>
        </w:rPr>
        <w:t>在</w:t>
      </w:r>
      <w:r>
        <w:rPr>
          <w:lang w:eastAsia="zh-CN"/>
        </w:rPr>
        <w:t>PCA</w:t>
      </w:r>
      <w:r>
        <w:rPr>
          <w:lang w:eastAsia="zh-CN"/>
        </w:rPr>
        <w:t>图的</w:t>
      </w:r>
      <w:r>
        <w:rPr>
          <w:lang w:eastAsia="zh-CN"/>
        </w:rPr>
        <w:t>x</w:t>
      </w:r>
      <w:r>
        <w:rPr>
          <w:lang w:eastAsia="zh-CN"/>
        </w:rPr>
        <w:t>和</w:t>
      </w:r>
      <w:r>
        <w:rPr>
          <w:lang w:eastAsia="zh-CN"/>
        </w:rPr>
        <w:t>y</w:t>
      </w:r>
      <w:r>
        <w:rPr>
          <w:lang w:eastAsia="zh-CN"/>
        </w:rPr>
        <w:t>轴添加箱线图，可以实现进一步展示组间差异</w:t>
      </w:r>
    </w:p>
    <w:p w14:paraId="58AF8BE9" w14:textId="77777777" w:rsidR="00E61896" w:rsidRDefault="00EC4CF5">
      <w:pPr>
        <w:pStyle w:val="SourceCode"/>
      </w:pPr>
      <w:r>
        <w:rPr>
          <w:rStyle w:val="CommentTok"/>
        </w:rPr>
        <w:t xml:space="preserve"># </w:t>
      </w:r>
      <w:r>
        <w:rPr>
          <w:rStyle w:val="CommentTok"/>
        </w:rPr>
        <w:t>需要制作</w:t>
      </w:r>
      <w:r>
        <w:rPr>
          <w:rStyle w:val="CommentTok"/>
        </w:rPr>
        <w:t>PCA</w:t>
      </w:r>
      <w:r>
        <w:rPr>
          <w:rStyle w:val="CommentTok"/>
        </w:rPr>
        <w:t>结果可视化的绘图数据文件</w:t>
      </w:r>
      <w:r>
        <w:br/>
      </w:r>
      <w:r>
        <w:rPr>
          <w:rStyle w:val="NormalTok"/>
        </w:rPr>
        <w:t>PC1 &lt;-</w:t>
      </w:r>
      <w:r>
        <w:rPr>
          <w:rStyle w:val="StringTok"/>
        </w:rPr>
        <w:t xml:space="preserve"> </w:t>
      </w:r>
      <w:r>
        <w:rPr>
          <w:rStyle w:val="NormalTok"/>
        </w:rPr>
        <w:t>otu.pca</w:t>
      </w:r>
      <w:r>
        <w:rPr>
          <w:rStyle w:val="OperatorTok"/>
        </w:rPr>
        <w:t>$</w:t>
      </w:r>
      <w:r>
        <w:rPr>
          <w:rStyle w:val="NormalTok"/>
        </w:rPr>
        <w:t>x[,</w:t>
      </w:r>
      <w:r>
        <w:rPr>
          <w:rStyle w:val="DecValTok"/>
        </w:rPr>
        <w:t>1</w:t>
      </w:r>
      <w:r>
        <w:rPr>
          <w:rStyle w:val="NormalTok"/>
        </w:rPr>
        <w:t>]</w:t>
      </w:r>
      <w:r>
        <w:br/>
      </w:r>
      <w:r>
        <w:rPr>
          <w:rStyle w:val="NormalTok"/>
        </w:rPr>
        <w:t>PC2 &lt;-</w:t>
      </w:r>
      <w:r>
        <w:rPr>
          <w:rStyle w:val="StringTok"/>
        </w:rPr>
        <w:t xml:space="preserve"> </w:t>
      </w:r>
      <w:r>
        <w:rPr>
          <w:rStyle w:val="NormalTok"/>
        </w:rPr>
        <w:t>otu.pca</w:t>
      </w:r>
      <w:r>
        <w:rPr>
          <w:rStyle w:val="OperatorTok"/>
        </w:rPr>
        <w:t>$</w:t>
      </w:r>
      <w:r>
        <w:rPr>
          <w:rStyle w:val="NormalTok"/>
        </w:rPr>
        <w:t>x[,</w:t>
      </w:r>
      <w:r>
        <w:rPr>
          <w:rStyle w:val="DecValTok"/>
        </w:rPr>
        <w:t>2</w:t>
      </w:r>
      <w:r>
        <w:rPr>
          <w:rStyle w:val="NormalTok"/>
        </w:rPr>
        <w:t>]</w:t>
      </w:r>
      <w:r>
        <w:br/>
      </w:r>
      <w:r>
        <w:rPr>
          <w:rStyle w:val="NormalTok"/>
        </w:rPr>
        <w:t>otu.pca.data &lt;-</w:t>
      </w:r>
      <w:r>
        <w:rPr>
          <w:rStyle w:val="StringTok"/>
        </w:rPr>
        <w:t xml:space="preserve"> </w:t>
      </w:r>
      <w:r>
        <w:rPr>
          <w:rStyle w:val="KeywordTok"/>
        </w:rPr>
        <w:t>data.frame</w:t>
      </w:r>
      <w:r>
        <w:rPr>
          <w:rStyle w:val="NormalTok"/>
        </w:rPr>
        <w:t>(</w:t>
      </w:r>
      <w:r>
        <w:rPr>
          <w:rStyle w:val="KeywordTok"/>
        </w:rPr>
        <w:t>rownames</w:t>
      </w:r>
      <w:r>
        <w:rPr>
          <w:rStyle w:val="NormalTok"/>
        </w:rPr>
        <w:t>(otu.pca</w:t>
      </w:r>
      <w:r>
        <w:rPr>
          <w:rStyle w:val="OperatorTok"/>
        </w:rPr>
        <w:t>$</w:t>
      </w:r>
      <w:r>
        <w:rPr>
          <w:rStyle w:val="NormalTok"/>
        </w:rPr>
        <w:t>x),PC1,PC2,metadata</w:t>
      </w:r>
      <w:r>
        <w:rPr>
          <w:rStyle w:val="OperatorTok"/>
        </w:rPr>
        <w:t>$</w:t>
      </w:r>
      <w:r>
        <w:rPr>
          <w:rStyle w:val="NormalTok"/>
        </w:rPr>
        <w:t>Group)</w:t>
      </w:r>
      <w:r>
        <w:br/>
      </w:r>
      <w:r>
        <w:rPr>
          <w:rStyle w:val="KeywordTok"/>
        </w:rPr>
        <w:t>colnames</w:t>
      </w:r>
      <w:r>
        <w:rPr>
          <w:rStyle w:val="NormalTok"/>
        </w:rPr>
        <w:t>(otu.pca.data) &lt;-</w:t>
      </w:r>
      <w:r>
        <w:rPr>
          <w:rStyle w:val="StringTok"/>
        </w:rPr>
        <w:t xml:space="preserve"> </w:t>
      </w:r>
      <w:r>
        <w:rPr>
          <w:rStyle w:val="KeywordTok"/>
        </w:rPr>
        <w:t>c</w:t>
      </w:r>
      <w:r>
        <w:rPr>
          <w:rStyle w:val="NormalTok"/>
        </w:rPr>
        <w:t>(</w:t>
      </w:r>
      <w:r>
        <w:rPr>
          <w:rStyle w:val="StringTok"/>
        </w:rPr>
        <w:t>"sample"</w:t>
      </w:r>
      <w:r>
        <w:rPr>
          <w:rStyle w:val="NormalTok"/>
        </w:rPr>
        <w:t xml:space="preserve">, </w:t>
      </w:r>
      <w:r>
        <w:rPr>
          <w:rStyle w:val="StringTok"/>
        </w:rPr>
        <w:t>"PC1"</w:t>
      </w:r>
      <w:r>
        <w:rPr>
          <w:rStyle w:val="NormalTok"/>
        </w:rPr>
        <w:t xml:space="preserve">, </w:t>
      </w:r>
      <w:r>
        <w:rPr>
          <w:rStyle w:val="StringTok"/>
        </w:rPr>
        <w:t>"PC2"</w:t>
      </w:r>
      <w:r>
        <w:rPr>
          <w:rStyle w:val="NormalTok"/>
        </w:rPr>
        <w:t xml:space="preserve">, </w:t>
      </w:r>
      <w:r>
        <w:rPr>
          <w:rStyle w:val="StringTok"/>
        </w:rPr>
        <w:t>"group"</w:t>
      </w:r>
      <w:r>
        <w:rPr>
          <w:rStyle w:val="NormalTok"/>
        </w:rPr>
        <w:t>)</w:t>
      </w:r>
      <w:r>
        <w:br/>
      </w:r>
      <w:r>
        <w:rPr>
          <w:rStyle w:val="CommentTok"/>
        </w:rPr>
        <w:t xml:space="preserve"># </w:t>
      </w:r>
      <w:r>
        <w:rPr>
          <w:rStyle w:val="CommentTok"/>
        </w:rPr>
        <w:t>绘制</w:t>
      </w:r>
      <w:r>
        <w:rPr>
          <w:rStyle w:val="CommentTok"/>
        </w:rPr>
        <w:t>PCA</w:t>
      </w:r>
      <w:r>
        <w:rPr>
          <w:rStyle w:val="CommentTok"/>
        </w:rPr>
        <w:t>主图</w:t>
      </w:r>
      <w:r>
        <w:rPr>
          <w:rStyle w:val="CommentTok"/>
        </w:rPr>
        <w:t>,theme()</w:t>
      </w:r>
      <w:r>
        <w:rPr>
          <w:rStyle w:val="CommentTok"/>
        </w:rPr>
        <w:t>函数调整主题样式与图例位置</w:t>
      </w:r>
      <w:r>
        <w:br/>
      </w:r>
      <w:r>
        <w:rPr>
          <w:rStyle w:val="NormalTok"/>
        </w:rPr>
        <w:t>p1 &lt;-</w:t>
      </w:r>
      <w:r>
        <w:rPr>
          <w:rStyle w:val="StringTok"/>
        </w:rPr>
        <w:t xml:space="preserve"> </w:t>
      </w:r>
      <w:r>
        <w:rPr>
          <w:rStyle w:val="KeywordTok"/>
        </w:rPr>
        <w:t>ggbiplot</w:t>
      </w:r>
      <w:r>
        <w:rPr>
          <w:rStyle w:val="NormalTok"/>
        </w:rPr>
        <w:t xml:space="preserve">(otu.pca, </w:t>
      </w:r>
      <w:r>
        <w:rPr>
          <w:rStyle w:val="DataTypeTok"/>
        </w:rPr>
        <w:t>obs.scale =</w:t>
      </w:r>
      <w:r>
        <w:rPr>
          <w:rStyle w:val="NormalTok"/>
        </w:rPr>
        <w:t xml:space="preserve"> </w:t>
      </w:r>
      <w:r>
        <w:rPr>
          <w:rStyle w:val="DecValTok"/>
        </w:rPr>
        <w:t>1</w:t>
      </w:r>
      <w:r>
        <w:rPr>
          <w:rStyle w:val="NormalTok"/>
        </w:rPr>
        <w:t xml:space="preserve">, </w:t>
      </w:r>
      <w:r>
        <w:rPr>
          <w:rStyle w:val="DataTypeTok"/>
        </w:rPr>
        <w:t>var.scale =</w:t>
      </w:r>
      <w:r>
        <w:rPr>
          <w:rStyle w:val="NormalTok"/>
        </w:rPr>
        <w:t xml:space="preserve"> </w:t>
      </w:r>
      <w:r>
        <w:rPr>
          <w:rStyle w:val="DecValTok"/>
        </w:rPr>
        <w:t>1</w:t>
      </w:r>
      <w:r>
        <w:rPr>
          <w:rStyle w:val="NormalTok"/>
        </w:rPr>
        <w:t xml:space="preserve">, </w:t>
      </w:r>
      <w:r>
        <w:rPr>
          <w:rStyle w:val="DataTypeTok"/>
        </w:rPr>
        <w:t>groups =</w:t>
      </w:r>
      <w:r>
        <w:rPr>
          <w:rStyle w:val="NormalTok"/>
        </w:rPr>
        <w:t xml:space="preserve"> metadata</w:t>
      </w:r>
      <w:r>
        <w:rPr>
          <w:rStyle w:val="OperatorTok"/>
        </w:rPr>
        <w:t>$</w:t>
      </w:r>
      <w:r>
        <w:rPr>
          <w:rStyle w:val="NormalTok"/>
        </w:rPr>
        <w:t xml:space="preserve">Group, </w:t>
      </w:r>
      <w:r>
        <w:rPr>
          <w:rStyle w:val="DataTypeTok"/>
        </w:rPr>
        <w:t>var.axes =</w:t>
      </w:r>
      <w:r>
        <w:rPr>
          <w:rStyle w:val="NormalTok"/>
        </w:rPr>
        <w:t xml:space="preserve"> T) </w:t>
      </w:r>
      <w:r>
        <w:rPr>
          <w:rStyle w:val="OperatorTok"/>
        </w:rPr>
        <w:t>+</w:t>
      </w:r>
      <w:r>
        <w:rPr>
          <w:rStyle w:val="StringTok"/>
        </w:rPr>
        <w:t xml:space="preserve"> </w:t>
      </w:r>
      <w:r>
        <w:br/>
      </w:r>
      <w:r>
        <w:rPr>
          <w:rStyle w:val="StringTok"/>
        </w:rPr>
        <w:t xml:space="preserve">    </w:t>
      </w:r>
      <w:r>
        <w:rPr>
          <w:rStyle w:val="KeywordTok"/>
        </w:rPr>
        <w:t>theme</w:t>
      </w:r>
      <w:r>
        <w:rPr>
          <w:rStyle w:val="NormalTok"/>
        </w:rPr>
        <w:t>(</w:t>
      </w:r>
      <w:r>
        <w:rPr>
          <w:rStyle w:val="DataTypeTok"/>
        </w:rPr>
        <w:t>panel.background =</w:t>
      </w:r>
      <w:r>
        <w:rPr>
          <w:rStyle w:val="NormalTok"/>
        </w:rPr>
        <w:t xml:space="preserve"> </w:t>
      </w:r>
      <w:r>
        <w:rPr>
          <w:rStyle w:val="KeywordTok"/>
        </w:rPr>
        <w:t>element_rect</w:t>
      </w:r>
      <w:r>
        <w:rPr>
          <w:rStyle w:val="NormalTok"/>
        </w:rPr>
        <w:t>(</w:t>
      </w:r>
      <w:r>
        <w:rPr>
          <w:rStyle w:val="DataTypeTok"/>
        </w:rPr>
        <w:t>fill =</w:t>
      </w:r>
      <w:r>
        <w:rPr>
          <w:rStyle w:val="NormalTok"/>
        </w:rPr>
        <w:t xml:space="preserve"> </w:t>
      </w:r>
      <w:r>
        <w:rPr>
          <w:rStyle w:val="StringTok"/>
        </w:rPr>
        <w:t>"white"</w:t>
      </w:r>
      <w:r>
        <w:rPr>
          <w:rStyle w:val="NormalTok"/>
        </w:rPr>
        <w:t>,</w:t>
      </w:r>
      <w:r>
        <w:rPr>
          <w:rStyle w:val="DataTypeTok"/>
        </w:rPr>
        <w:t>colour =</w:t>
      </w:r>
      <w:r>
        <w:rPr>
          <w:rStyle w:val="NormalTok"/>
        </w:rPr>
        <w:t xml:space="preserve"> </w:t>
      </w:r>
      <w:r>
        <w:rPr>
          <w:rStyle w:val="StringTok"/>
        </w:rPr>
        <w:t>"black"</w:t>
      </w:r>
      <w:r>
        <w:rPr>
          <w:rStyle w:val="NormalTok"/>
        </w:rPr>
        <w:t>),</w:t>
      </w:r>
      <w:r>
        <w:br/>
      </w:r>
      <w:r>
        <w:rPr>
          <w:rStyle w:val="NormalTok"/>
        </w:rPr>
        <w:t xml:space="preserve">          </w:t>
      </w:r>
      <w:r>
        <w:rPr>
          <w:rStyle w:val="DataTypeTok"/>
        </w:rPr>
        <w:t>panel.grid =</w:t>
      </w:r>
      <w:r>
        <w:rPr>
          <w:rStyle w:val="NormalTok"/>
        </w:rPr>
        <w:t xml:space="preserve"> </w:t>
      </w:r>
      <w:r>
        <w:rPr>
          <w:rStyle w:val="KeywordTok"/>
        </w:rPr>
        <w:t>element_blank</w:t>
      </w:r>
      <w:r>
        <w:rPr>
          <w:rStyle w:val="NormalTok"/>
        </w:rPr>
        <w:t xml:space="preserve">(), </w:t>
      </w:r>
      <w:r>
        <w:rPr>
          <w:rStyle w:val="DataTypeTok"/>
        </w:rPr>
        <w:t>legend.title =</w:t>
      </w:r>
      <w:r>
        <w:rPr>
          <w:rStyle w:val="NormalTok"/>
        </w:rPr>
        <w:t xml:space="preserve"> </w:t>
      </w:r>
      <w:r>
        <w:rPr>
          <w:rStyle w:val="KeywordTok"/>
        </w:rPr>
        <w:t>element_blank</w:t>
      </w:r>
      <w:r>
        <w:rPr>
          <w:rStyle w:val="NormalTok"/>
        </w:rPr>
        <w:t>(),</w:t>
      </w:r>
      <w:r>
        <w:br/>
      </w:r>
      <w:r>
        <w:rPr>
          <w:rStyle w:val="NormalTok"/>
        </w:rPr>
        <w:t xml:space="preserve">          </w:t>
      </w:r>
      <w:r>
        <w:rPr>
          <w:rStyle w:val="DataTypeTok"/>
        </w:rPr>
        <w:t>legend.key =</w:t>
      </w:r>
      <w:r>
        <w:rPr>
          <w:rStyle w:val="NormalTok"/>
        </w:rPr>
        <w:t xml:space="preserve"> </w:t>
      </w:r>
      <w:r>
        <w:rPr>
          <w:rStyle w:val="KeywordTok"/>
        </w:rPr>
        <w:t>element_blank</w:t>
      </w:r>
      <w:r>
        <w:rPr>
          <w:rStyle w:val="NormalTok"/>
        </w:rPr>
        <w:t xml:space="preserve">(), </w:t>
      </w:r>
      <w:r>
        <w:rPr>
          <w:rStyle w:val="DataTypeTok"/>
        </w:rPr>
        <w:t>legend.position =</w:t>
      </w:r>
      <w:r>
        <w:rPr>
          <w:rStyle w:val="NormalTok"/>
        </w:rPr>
        <w:t xml:space="preserve"> </w:t>
      </w:r>
      <w:r>
        <w:rPr>
          <w:rStyle w:val="KeywordTok"/>
        </w:rPr>
        <w:t>c</w:t>
      </w:r>
      <w:r>
        <w:rPr>
          <w:rStyle w:val="NormalTok"/>
        </w:rPr>
        <w:t>(</w:t>
      </w:r>
      <w:r>
        <w:rPr>
          <w:rStyle w:val="FloatTok"/>
        </w:rPr>
        <w:t>0.1</w:t>
      </w:r>
      <w:r>
        <w:rPr>
          <w:rStyle w:val="NormalTok"/>
        </w:rPr>
        <w:t>,</w:t>
      </w:r>
      <w:r>
        <w:rPr>
          <w:rStyle w:val="FloatTok"/>
        </w:rPr>
        <w:t>0.15</w:t>
      </w:r>
      <w:r>
        <w:rPr>
          <w:rStyle w:val="NormalTok"/>
        </w:rPr>
        <w:t>),</w:t>
      </w:r>
      <w:r>
        <w:br/>
      </w:r>
      <w:r>
        <w:rPr>
          <w:rStyle w:val="NormalTok"/>
        </w:rPr>
        <w:t xml:space="preserve">          </w:t>
      </w:r>
      <w:r>
        <w:rPr>
          <w:rStyle w:val="DataTypeTok"/>
        </w:rPr>
        <w:t>legend.background =</w:t>
      </w:r>
      <w:r>
        <w:rPr>
          <w:rStyle w:val="NormalTok"/>
        </w:rPr>
        <w:t xml:space="preserve"> </w:t>
      </w:r>
      <w:r>
        <w:rPr>
          <w:rStyle w:val="KeywordTok"/>
        </w:rPr>
        <w:t>element_rect</w:t>
      </w:r>
      <w:r>
        <w:rPr>
          <w:rStyle w:val="NormalTok"/>
        </w:rPr>
        <w:t>(</w:t>
      </w:r>
      <w:r>
        <w:rPr>
          <w:rStyle w:val="DataTypeTok"/>
        </w:rPr>
        <w:t>size=</w:t>
      </w:r>
      <w:r>
        <w:rPr>
          <w:rStyle w:val="FloatTok"/>
        </w:rPr>
        <w:t>0.5</w:t>
      </w:r>
      <w:r>
        <w:rPr>
          <w:rStyle w:val="NormalTok"/>
        </w:rPr>
        <w:t xml:space="preserve">, </w:t>
      </w:r>
      <w:r>
        <w:rPr>
          <w:rStyle w:val="DataTypeTok"/>
        </w:rPr>
        <w:t>linetype=</w:t>
      </w:r>
      <w:r>
        <w:rPr>
          <w:rStyle w:val="StringTok"/>
        </w:rPr>
        <w:t>"solid"</w:t>
      </w:r>
      <w:r>
        <w:rPr>
          <w:rStyle w:val="NormalTok"/>
        </w:rPr>
        <w:t>,</w:t>
      </w:r>
      <w:r>
        <w:rPr>
          <w:rStyle w:val="DataTypeTok"/>
        </w:rPr>
        <w:t>colour =</w:t>
      </w:r>
      <w:r>
        <w:rPr>
          <w:rStyle w:val="StringTok"/>
        </w:rPr>
        <w:t>"black"</w:t>
      </w:r>
      <w:r>
        <w:rPr>
          <w:rStyle w:val="NormalTok"/>
        </w:rPr>
        <w:t>))</w:t>
      </w:r>
      <w:r>
        <w:br/>
      </w:r>
      <w:r>
        <w:rPr>
          <w:rStyle w:val="NormalTok"/>
        </w:rPr>
        <w:t>p1</w:t>
      </w:r>
    </w:p>
    <w:p w14:paraId="619741C2" w14:textId="77777777" w:rsidR="00E61896" w:rsidRDefault="00EC4CF5">
      <w:pPr>
        <w:pStyle w:val="FirstParagraph"/>
      </w:pPr>
      <w:r>
        <w:rPr>
          <w:noProof/>
        </w:rPr>
        <w:lastRenderedPageBreak/>
        <w:drawing>
          <wp:inline distT="0" distB="0" distL="0" distR="0" wp14:anchorId="1FCC6E26" wp14:editId="00AA77C2">
            <wp:extent cx="5334000" cy="4000499"/>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PCAPlot_files/figure-docx/unnamed-chunk-15-1.png"/>
                    <pic:cNvPicPr>
                      <a:picLocks noChangeAspect="1" noChangeArrowheads="1"/>
                    </pic:cNvPicPr>
                  </pic:nvPicPr>
                  <pic:blipFill>
                    <a:blip r:embed="rId33"/>
                    <a:stretch>
                      <a:fillRect/>
                    </a:stretch>
                  </pic:blipFill>
                  <pic:spPr bwMode="auto">
                    <a:xfrm>
                      <a:off x="0" y="0"/>
                      <a:ext cx="5334000" cy="4000499"/>
                    </a:xfrm>
                    <a:prstGeom prst="rect">
                      <a:avLst/>
                    </a:prstGeom>
                    <a:noFill/>
                    <a:ln w="9525">
                      <a:noFill/>
                      <a:headEnd/>
                      <a:tailEnd/>
                    </a:ln>
                  </pic:spPr>
                </pic:pic>
              </a:graphicData>
            </a:graphic>
          </wp:inline>
        </w:drawing>
      </w:r>
    </w:p>
    <w:p w14:paraId="02C2A0B3" w14:textId="77777777" w:rsidR="00E61896" w:rsidRDefault="00EC4CF5">
      <w:pPr>
        <w:pStyle w:val="SourceCode"/>
      </w:pPr>
      <w:r>
        <w:rPr>
          <w:rStyle w:val="CommentTok"/>
        </w:rPr>
        <w:t xml:space="preserve"># </w:t>
      </w:r>
      <w:r>
        <w:rPr>
          <w:rStyle w:val="CommentTok"/>
        </w:rPr>
        <w:t>加载</w:t>
      </w:r>
      <w:r>
        <w:rPr>
          <w:rStyle w:val="CommentTok"/>
        </w:rPr>
        <w:t>ggsignif</w:t>
      </w:r>
      <w:r>
        <w:rPr>
          <w:rStyle w:val="CommentTok"/>
        </w:rPr>
        <w:t>包对组间进行统计检验（</w:t>
      </w:r>
      <w:r>
        <w:rPr>
          <w:rStyle w:val="CommentTok"/>
        </w:rPr>
        <w:t>ggsignif</w:t>
      </w:r>
      <w:r>
        <w:rPr>
          <w:rStyle w:val="CommentTok"/>
        </w:rPr>
        <w:t>包主要函数为：</w:t>
      </w:r>
      <w:r>
        <w:rPr>
          <w:rStyle w:val="CommentTok"/>
        </w:rPr>
        <w:t>geom_signif()</w:t>
      </w:r>
      <w:r>
        <w:rPr>
          <w:rStyle w:val="CommentTok"/>
        </w:rPr>
        <w:t>和</w:t>
      </w:r>
      <w:r>
        <w:rPr>
          <w:rStyle w:val="CommentTok"/>
        </w:rPr>
        <w:t>stat_signif()</w:t>
      </w:r>
      <w:r>
        <w:rPr>
          <w:rStyle w:val="CommentTok"/>
        </w:rPr>
        <w:t>）</w:t>
      </w:r>
      <w:r>
        <w:br/>
      </w:r>
      <w:r>
        <w:rPr>
          <w:rStyle w:val="KeywordTok"/>
        </w:rPr>
        <w:t>library</w:t>
      </w:r>
      <w:r>
        <w:rPr>
          <w:rStyle w:val="NormalTok"/>
        </w:rPr>
        <w:t>(</w:t>
      </w:r>
      <w:r>
        <w:rPr>
          <w:rStyle w:val="StringTok"/>
        </w:rPr>
        <w:t>"ggsignif"</w:t>
      </w:r>
      <w:r>
        <w:rPr>
          <w:rStyle w:val="NormalTok"/>
        </w:rPr>
        <w:t>)</w:t>
      </w:r>
      <w:r>
        <w:br/>
      </w:r>
      <w:r>
        <w:rPr>
          <w:rStyle w:val="CommentTok"/>
        </w:rPr>
        <w:t xml:space="preserve"># </w:t>
      </w:r>
      <w:r>
        <w:rPr>
          <w:rStyle w:val="CommentTok"/>
        </w:rPr>
        <w:t>设置比</w:t>
      </w:r>
      <w:r>
        <w:rPr>
          <w:rStyle w:val="CommentTok"/>
        </w:rPr>
        <w:t>较组</w:t>
      </w:r>
      <w:r>
        <w:br/>
      </w:r>
      <w:r>
        <w:rPr>
          <w:rStyle w:val="NormalTok"/>
        </w:rPr>
        <w:t>my_comparisons =</w:t>
      </w:r>
      <w:r>
        <w:rPr>
          <w:rStyle w:val="StringTok"/>
        </w:rPr>
        <w:t xml:space="preserve"> </w:t>
      </w:r>
      <w:r>
        <w:rPr>
          <w:rStyle w:val="KeywordTok"/>
        </w:rPr>
        <w:t>list</w:t>
      </w:r>
      <w:r>
        <w:rPr>
          <w:rStyle w:val="NormalTok"/>
        </w:rPr>
        <w:t>(</w:t>
      </w:r>
      <w:r>
        <w:rPr>
          <w:rStyle w:val="KeywordTok"/>
        </w:rPr>
        <w:t>c</w:t>
      </w:r>
      <w:r>
        <w:rPr>
          <w:rStyle w:val="NormalTok"/>
        </w:rPr>
        <w:t>(</w:t>
      </w:r>
      <w:r>
        <w:rPr>
          <w:rStyle w:val="StringTok"/>
        </w:rPr>
        <w:t>'KO'</w:t>
      </w:r>
      <w:r>
        <w:rPr>
          <w:rStyle w:val="NormalTok"/>
        </w:rPr>
        <w:t>,</w:t>
      </w:r>
      <w:r>
        <w:rPr>
          <w:rStyle w:val="StringTok"/>
        </w:rPr>
        <w:t>'OE'</w:t>
      </w:r>
      <w:r>
        <w:rPr>
          <w:rStyle w:val="NormalTok"/>
        </w:rPr>
        <w:t>),</w:t>
      </w:r>
      <w:r>
        <w:rPr>
          <w:rStyle w:val="KeywordTok"/>
        </w:rPr>
        <w:t>c</w:t>
      </w:r>
      <w:r>
        <w:rPr>
          <w:rStyle w:val="NormalTok"/>
        </w:rPr>
        <w:t>(</w:t>
      </w:r>
      <w:r>
        <w:rPr>
          <w:rStyle w:val="StringTok"/>
        </w:rPr>
        <w:t>'OE'</w:t>
      </w:r>
      <w:r>
        <w:rPr>
          <w:rStyle w:val="NormalTok"/>
        </w:rPr>
        <w:t>,</w:t>
      </w:r>
      <w:r>
        <w:rPr>
          <w:rStyle w:val="StringTok"/>
        </w:rPr>
        <w:t>'WT'</w:t>
      </w:r>
      <w:r>
        <w:rPr>
          <w:rStyle w:val="NormalTok"/>
        </w:rPr>
        <w:t>),</w:t>
      </w:r>
      <w:r>
        <w:rPr>
          <w:rStyle w:val="KeywordTok"/>
        </w:rPr>
        <w:t>c</w:t>
      </w:r>
      <w:r>
        <w:rPr>
          <w:rStyle w:val="NormalTok"/>
        </w:rPr>
        <w:t>(</w:t>
      </w:r>
      <w:r>
        <w:rPr>
          <w:rStyle w:val="StringTok"/>
        </w:rPr>
        <w:t>'KO'</w:t>
      </w:r>
      <w:r>
        <w:rPr>
          <w:rStyle w:val="NormalTok"/>
        </w:rPr>
        <w:t>,</w:t>
      </w:r>
      <w:r>
        <w:rPr>
          <w:rStyle w:val="StringTok"/>
        </w:rPr>
        <w:t>'WT'</w:t>
      </w:r>
      <w:r>
        <w:rPr>
          <w:rStyle w:val="NormalTok"/>
        </w:rPr>
        <w:t>))</w:t>
      </w:r>
      <w:r>
        <w:br/>
      </w:r>
      <w:r>
        <w:rPr>
          <w:rStyle w:val="CommentTok"/>
        </w:rPr>
        <w:t xml:space="preserve"># </w:t>
      </w:r>
      <w:r>
        <w:rPr>
          <w:rStyle w:val="CommentTok"/>
        </w:rPr>
        <w:t>绘制</w:t>
      </w:r>
      <w:r>
        <w:rPr>
          <w:rStyle w:val="CommentTok"/>
        </w:rPr>
        <w:t>y</w:t>
      </w:r>
      <w:r>
        <w:rPr>
          <w:rStyle w:val="CommentTok"/>
        </w:rPr>
        <w:t>轴为</w:t>
      </w:r>
      <w:r>
        <w:rPr>
          <w:rStyle w:val="CommentTok"/>
        </w:rPr>
        <w:t>PC1</w:t>
      </w:r>
      <w:r>
        <w:rPr>
          <w:rStyle w:val="CommentTok"/>
        </w:rPr>
        <w:t>值的分组箱线图</w:t>
      </w:r>
      <w:r>
        <w:rPr>
          <w:rStyle w:val="CommentTok"/>
        </w:rPr>
        <w:t>,</w:t>
      </w:r>
      <w:r>
        <w:rPr>
          <w:rStyle w:val="CommentTok"/>
        </w:rPr>
        <w:t>组间比较使用</w:t>
      </w:r>
      <w:r>
        <w:rPr>
          <w:rStyle w:val="CommentTok"/>
        </w:rPr>
        <w:t>ggsignif()</w:t>
      </w:r>
      <w:r>
        <w:br/>
      </w:r>
      <w:r>
        <w:rPr>
          <w:rStyle w:val="NormalTok"/>
        </w:rPr>
        <w:t>p2 &lt;-</w:t>
      </w:r>
      <w:r>
        <w:rPr>
          <w:rStyle w:val="StringTok"/>
        </w:rPr>
        <w:t xml:space="preserve"> </w:t>
      </w:r>
      <w:r>
        <w:rPr>
          <w:rStyle w:val="KeywordTok"/>
        </w:rPr>
        <w:t>ggplot</w:t>
      </w:r>
      <w:r>
        <w:rPr>
          <w:rStyle w:val="NormalTok"/>
        </w:rPr>
        <w:t xml:space="preserve">(otu.pca.data, </w:t>
      </w:r>
      <w:r>
        <w:rPr>
          <w:rStyle w:val="KeywordTok"/>
        </w:rPr>
        <w:t>aes</w:t>
      </w:r>
      <w:r>
        <w:rPr>
          <w:rStyle w:val="NormalTok"/>
        </w:rPr>
        <w:t>(</w:t>
      </w:r>
      <w:r>
        <w:rPr>
          <w:rStyle w:val="DataTypeTok"/>
        </w:rPr>
        <w:t>x =</w:t>
      </w:r>
      <w:r>
        <w:rPr>
          <w:rStyle w:val="NormalTok"/>
        </w:rPr>
        <w:t xml:space="preserve"> group, </w:t>
      </w:r>
      <w:r>
        <w:rPr>
          <w:rStyle w:val="DataTypeTok"/>
        </w:rPr>
        <w:t>y=</w:t>
      </w:r>
      <w:r>
        <w:rPr>
          <w:rStyle w:val="NormalTok"/>
        </w:rPr>
        <w:t xml:space="preserve"> PC1, </w:t>
      </w:r>
      <w:r>
        <w:rPr>
          <w:rStyle w:val="DataTypeTok"/>
        </w:rPr>
        <w:t>fill =</w:t>
      </w:r>
      <w:r>
        <w:rPr>
          <w:rStyle w:val="NormalTok"/>
        </w:rPr>
        <w:t xml:space="preserve"> group))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panel.background =</w:t>
      </w:r>
      <w:r>
        <w:rPr>
          <w:rStyle w:val="NormalTok"/>
        </w:rPr>
        <w:t xml:space="preserve"> </w:t>
      </w:r>
      <w:r>
        <w:rPr>
          <w:rStyle w:val="KeywordTok"/>
        </w:rPr>
        <w:t>element_rect</w:t>
      </w:r>
      <w:r>
        <w:rPr>
          <w:rStyle w:val="NormalTok"/>
        </w:rPr>
        <w:t>(</w:t>
      </w:r>
      <w:r>
        <w:rPr>
          <w:rStyle w:val="DataTypeTok"/>
        </w:rPr>
        <w:t>fill =</w:t>
      </w:r>
      <w:r>
        <w:rPr>
          <w:rStyle w:val="NormalTok"/>
        </w:rPr>
        <w:t xml:space="preserve"> </w:t>
      </w:r>
      <w:r>
        <w:rPr>
          <w:rStyle w:val="StringTok"/>
        </w:rPr>
        <w:t>"white"</w:t>
      </w:r>
      <w:r>
        <w:rPr>
          <w:rStyle w:val="NormalTok"/>
        </w:rPr>
        <w:t>,</w:t>
      </w:r>
      <w:r>
        <w:rPr>
          <w:rStyle w:val="DataTypeTok"/>
        </w:rPr>
        <w:t>colour =</w:t>
      </w:r>
      <w:r>
        <w:rPr>
          <w:rStyle w:val="NormalTok"/>
        </w:rPr>
        <w:t xml:space="preserve"> </w:t>
      </w:r>
      <w:r>
        <w:rPr>
          <w:rStyle w:val="StringTok"/>
        </w:rPr>
        <w:t>"white"</w:t>
      </w:r>
      <w:r>
        <w:rPr>
          <w:rStyle w:val="NormalTok"/>
        </w:rPr>
        <w:t>),</w:t>
      </w:r>
      <w:r>
        <w:br/>
      </w:r>
      <w:r>
        <w:rPr>
          <w:rStyle w:val="NormalTok"/>
        </w:rPr>
        <w:t xml:space="preserve">          </w:t>
      </w:r>
      <w:r>
        <w:rPr>
          <w:rStyle w:val="DataTypeTok"/>
        </w:rPr>
        <w:t>panel.grid =</w:t>
      </w:r>
      <w:r>
        <w:rPr>
          <w:rStyle w:val="NormalTok"/>
        </w:rPr>
        <w:t xml:space="preserve"> </w:t>
      </w:r>
      <w:r>
        <w:rPr>
          <w:rStyle w:val="KeywordTok"/>
        </w:rPr>
        <w:t>element_blank</w:t>
      </w:r>
      <w:r>
        <w:rPr>
          <w:rStyle w:val="NormalTok"/>
        </w:rPr>
        <w:t xml:space="preserve">(), </w:t>
      </w:r>
      <w:r>
        <w:rPr>
          <w:rStyle w:val="DataTypeTok"/>
        </w:rPr>
        <w:t>axis.text.x =</w:t>
      </w:r>
      <w:r>
        <w:rPr>
          <w:rStyle w:val="NormalTok"/>
        </w:rPr>
        <w:t xml:space="preserve"> </w:t>
      </w:r>
      <w:r>
        <w:rPr>
          <w:rStyle w:val="KeywordTok"/>
        </w:rPr>
        <w:t>element_blank</w:t>
      </w:r>
      <w:r>
        <w:rPr>
          <w:rStyle w:val="NormalTok"/>
        </w:rPr>
        <w:t>(),</w:t>
      </w:r>
      <w:r>
        <w:br/>
      </w:r>
      <w:r>
        <w:rPr>
          <w:rStyle w:val="NormalTok"/>
        </w:rPr>
        <w:t xml:space="preserve">          </w:t>
      </w:r>
      <w:r>
        <w:rPr>
          <w:rStyle w:val="DataTypeTok"/>
        </w:rPr>
        <w:t>legend.position=</w:t>
      </w:r>
      <w:r>
        <w:rPr>
          <w:rStyle w:val="StringTok"/>
        </w:rPr>
        <w:t>"none"</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geom_signif</w:t>
      </w:r>
      <w:r>
        <w:rPr>
          <w:rStyle w:val="NormalTok"/>
        </w:rPr>
        <w:t>(</w:t>
      </w:r>
      <w:r>
        <w:rPr>
          <w:rStyle w:val="DataTypeTok"/>
        </w:rPr>
        <w:t>comparisons =</w:t>
      </w:r>
      <w:r>
        <w:rPr>
          <w:rStyle w:val="NormalTok"/>
        </w:rPr>
        <w:t xml:space="preserve"> my_comparisons, </w:t>
      </w:r>
      <w:r>
        <w:rPr>
          <w:rStyle w:val="DataTypeTok"/>
        </w:rPr>
        <w:t>step_increase =</w:t>
      </w:r>
      <w:r>
        <w:rPr>
          <w:rStyle w:val="NormalTok"/>
        </w:rPr>
        <w:t xml:space="preserve"> </w:t>
      </w:r>
      <w:r>
        <w:rPr>
          <w:rStyle w:val="FloatTok"/>
        </w:rPr>
        <w:t>0.2</w:t>
      </w:r>
      <w:r>
        <w:rPr>
          <w:rStyle w:val="NormalTok"/>
        </w:rPr>
        <w:t xml:space="preserve">, </w:t>
      </w:r>
      <w:r>
        <w:br/>
      </w:r>
      <w:r>
        <w:rPr>
          <w:rStyle w:val="NormalTok"/>
        </w:rPr>
        <w:t xml:space="preserve">                </w:t>
      </w:r>
      <w:r>
        <w:rPr>
          <w:rStyle w:val="DataTypeTok"/>
        </w:rPr>
        <w:t>map_signif_level =</w:t>
      </w:r>
      <w:r>
        <w:rPr>
          <w:rStyle w:val="NormalTok"/>
        </w:rPr>
        <w:t xml:space="preserve"> T, </w:t>
      </w:r>
      <w:r>
        <w:rPr>
          <w:rStyle w:val="DataTypeTok"/>
        </w:rPr>
        <w:t>test =</w:t>
      </w:r>
      <w:r>
        <w:rPr>
          <w:rStyle w:val="NormalTok"/>
        </w:rPr>
        <w:t xml:space="preserve"> w</w:t>
      </w:r>
      <w:r>
        <w:rPr>
          <w:rStyle w:val="NormalTok"/>
        </w:rPr>
        <w:t>ilcox.test)</w:t>
      </w:r>
      <w:r>
        <w:rPr>
          <w:rStyle w:val="CommentTok"/>
        </w:rPr>
        <w:t xml:space="preserve"># </w:t>
      </w:r>
      <w:r>
        <w:rPr>
          <w:rStyle w:val="CommentTok"/>
        </w:rPr>
        <w:t>添加显著性检验</w:t>
      </w:r>
      <w:r>
        <w:rPr>
          <w:rStyle w:val="CommentTok"/>
        </w:rPr>
        <w:t>,</w:t>
      </w:r>
      <w:r>
        <w:br/>
      </w:r>
      <w:r>
        <w:rPr>
          <w:rStyle w:val="NormalTok"/>
        </w:rPr>
        <w:t>p2</w:t>
      </w:r>
    </w:p>
    <w:p w14:paraId="7F9B91BF" w14:textId="77777777" w:rsidR="00E61896" w:rsidRDefault="00EC4CF5">
      <w:pPr>
        <w:pStyle w:val="FirstParagraph"/>
      </w:pPr>
      <w:r>
        <w:rPr>
          <w:noProof/>
        </w:rPr>
        <w:lastRenderedPageBreak/>
        <w:drawing>
          <wp:inline distT="0" distB="0" distL="0" distR="0" wp14:anchorId="26C0F9B0" wp14:editId="54378EDB">
            <wp:extent cx="5334000" cy="4000499"/>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PCAPlot_files/figure-docx/unnamed-chunk-15-2.png"/>
                    <pic:cNvPicPr>
                      <a:picLocks noChangeAspect="1" noChangeArrowheads="1"/>
                    </pic:cNvPicPr>
                  </pic:nvPicPr>
                  <pic:blipFill>
                    <a:blip r:embed="rId34"/>
                    <a:stretch>
                      <a:fillRect/>
                    </a:stretch>
                  </pic:blipFill>
                  <pic:spPr bwMode="auto">
                    <a:xfrm>
                      <a:off x="0" y="0"/>
                      <a:ext cx="5334000" cy="4000499"/>
                    </a:xfrm>
                    <a:prstGeom prst="rect">
                      <a:avLst/>
                    </a:prstGeom>
                    <a:noFill/>
                    <a:ln w="9525">
                      <a:noFill/>
                      <a:headEnd/>
                      <a:tailEnd/>
                    </a:ln>
                  </pic:spPr>
                </pic:pic>
              </a:graphicData>
            </a:graphic>
          </wp:inline>
        </w:drawing>
      </w:r>
    </w:p>
    <w:p w14:paraId="0E33385D" w14:textId="77777777" w:rsidR="00E61896" w:rsidRDefault="00EC4CF5">
      <w:pPr>
        <w:pStyle w:val="SourceCode"/>
      </w:pPr>
      <w:r>
        <w:rPr>
          <w:rStyle w:val="CommentTok"/>
        </w:rPr>
        <w:t xml:space="preserve"># </w:t>
      </w:r>
      <w:r>
        <w:rPr>
          <w:rStyle w:val="CommentTok"/>
        </w:rPr>
        <w:t>绘制</w:t>
      </w:r>
      <w:r>
        <w:rPr>
          <w:rStyle w:val="CommentTok"/>
        </w:rPr>
        <w:t>y</w:t>
      </w:r>
      <w:r>
        <w:rPr>
          <w:rStyle w:val="CommentTok"/>
        </w:rPr>
        <w:t>轴为</w:t>
      </w:r>
      <w:r>
        <w:rPr>
          <w:rStyle w:val="CommentTok"/>
        </w:rPr>
        <w:t>PC2</w:t>
      </w:r>
      <w:r>
        <w:rPr>
          <w:rStyle w:val="CommentTok"/>
        </w:rPr>
        <w:t>值的分组箱线图</w:t>
      </w:r>
      <w:r>
        <w:br/>
      </w:r>
      <w:r>
        <w:rPr>
          <w:rStyle w:val="NormalTok"/>
        </w:rPr>
        <w:t>p3 &lt;-</w:t>
      </w:r>
      <w:r>
        <w:rPr>
          <w:rStyle w:val="StringTok"/>
        </w:rPr>
        <w:t xml:space="preserve"> </w:t>
      </w:r>
      <w:r>
        <w:rPr>
          <w:rStyle w:val="KeywordTok"/>
        </w:rPr>
        <w:t>ggplot</w:t>
      </w:r>
      <w:r>
        <w:rPr>
          <w:rStyle w:val="NormalTok"/>
        </w:rPr>
        <w:t xml:space="preserve">(otu.pca.data, </w:t>
      </w:r>
      <w:r>
        <w:rPr>
          <w:rStyle w:val="KeywordTok"/>
        </w:rPr>
        <w:t>aes</w:t>
      </w:r>
      <w:r>
        <w:rPr>
          <w:rStyle w:val="NormalTok"/>
        </w:rPr>
        <w:t>(</w:t>
      </w:r>
      <w:r>
        <w:rPr>
          <w:rStyle w:val="DataTypeTok"/>
        </w:rPr>
        <w:t>x =</w:t>
      </w:r>
      <w:r>
        <w:rPr>
          <w:rStyle w:val="NormalTok"/>
        </w:rPr>
        <w:t xml:space="preserve"> group, </w:t>
      </w:r>
      <w:r>
        <w:rPr>
          <w:rStyle w:val="DataTypeTok"/>
        </w:rPr>
        <w:t>y=</w:t>
      </w:r>
      <w:r>
        <w:rPr>
          <w:rStyle w:val="NormalTok"/>
        </w:rPr>
        <w:t xml:space="preserve"> PC2, </w:t>
      </w:r>
      <w:r>
        <w:rPr>
          <w:rStyle w:val="DataTypeTok"/>
        </w:rPr>
        <w:t>fill =</w:t>
      </w:r>
      <w:r>
        <w:rPr>
          <w:rStyle w:val="NormalTok"/>
        </w:rPr>
        <w:t xml:space="preserve"> group))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rPr>
          <w:rStyle w:val="KeywordTok"/>
        </w:rPr>
        <w:t>theme</w:t>
      </w:r>
      <w:r>
        <w:rPr>
          <w:rStyle w:val="NormalTok"/>
        </w:rPr>
        <w:t>(</w:t>
      </w:r>
      <w:r>
        <w:rPr>
          <w:rStyle w:val="DataTypeTok"/>
        </w:rPr>
        <w:t>panel.background =</w:t>
      </w:r>
      <w:r>
        <w:rPr>
          <w:rStyle w:val="NormalTok"/>
        </w:rPr>
        <w:t xml:space="preserve"> </w:t>
      </w:r>
      <w:r>
        <w:rPr>
          <w:rStyle w:val="KeywordTok"/>
        </w:rPr>
        <w:t>element_rect</w:t>
      </w:r>
      <w:r>
        <w:rPr>
          <w:rStyle w:val="NormalTok"/>
        </w:rPr>
        <w:t>(</w:t>
      </w:r>
      <w:r>
        <w:rPr>
          <w:rStyle w:val="DataTypeTok"/>
        </w:rPr>
        <w:t>fill =</w:t>
      </w:r>
      <w:r>
        <w:rPr>
          <w:rStyle w:val="NormalTok"/>
        </w:rPr>
        <w:t xml:space="preserve"> </w:t>
      </w:r>
      <w:r>
        <w:rPr>
          <w:rStyle w:val="StringTok"/>
        </w:rPr>
        <w:t>"white"</w:t>
      </w:r>
      <w:r>
        <w:rPr>
          <w:rStyle w:val="NormalTok"/>
        </w:rPr>
        <w:t>,</w:t>
      </w:r>
      <w:r>
        <w:rPr>
          <w:rStyle w:val="DataTypeTok"/>
        </w:rPr>
        <w:t>colour =</w:t>
      </w:r>
      <w:r>
        <w:rPr>
          <w:rStyle w:val="NormalTok"/>
        </w:rPr>
        <w:t xml:space="preserve"> </w:t>
      </w:r>
      <w:r>
        <w:rPr>
          <w:rStyle w:val="StringTok"/>
        </w:rPr>
        <w:t>"white"</w:t>
      </w:r>
      <w:r>
        <w:rPr>
          <w:rStyle w:val="NormalTok"/>
        </w:rPr>
        <w:t>),</w:t>
      </w:r>
      <w:r>
        <w:br/>
      </w:r>
      <w:r>
        <w:rPr>
          <w:rStyle w:val="NormalTok"/>
        </w:rPr>
        <w:t xml:space="preserve">          </w:t>
      </w:r>
      <w:r>
        <w:rPr>
          <w:rStyle w:val="DataTypeTok"/>
        </w:rPr>
        <w:t>panel.grid =</w:t>
      </w:r>
      <w:r>
        <w:rPr>
          <w:rStyle w:val="NormalTok"/>
        </w:rPr>
        <w:t xml:space="preserve"> </w:t>
      </w:r>
      <w:r>
        <w:rPr>
          <w:rStyle w:val="KeywordTok"/>
        </w:rPr>
        <w:t>element_blank</w:t>
      </w:r>
      <w:r>
        <w:rPr>
          <w:rStyle w:val="NormalTok"/>
        </w:rPr>
        <w:t>(),</w:t>
      </w:r>
      <w:r>
        <w:br/>
      </w:r>
      <w:r>
        <w:rPr>
          <w:rStyle w:val="NormalTok"/>
        </w:rPr>
        <w:t xml:space="preserve">          </w:t>
      </w:r>
      <w:r>
        <w:rPr>
          <w:rStyle w:val="DataTypeTok"/>
        </w:rPr>
        <w:t>axis.text.y =</w:t>
      </w:r>
      <w:r>
        <w:rPr>
          <w:rStyle w:val="NormalTok"/>
        </w:rPr>
        <w:t xml:space="preserve"> </w:t>
      </w:r>
      <w:r>
        <w:rPr>
          <w:rStyle w:val="KeywordTok"/>
        </w:rPr>
        <w:t>element_blank</w:t>
      </w:r>
      <w:r>
        <w:rPr>
          <w:rStyle w:val="NormalTok"/>
        </w:rPr>
        <w:t>(),</w:t>
      </w:r>
      <w:r>
        <w:br/>
      </w:r>
      <w:r>
        <w:rPr>
          <w:rStyle w:val="NormalTok"/>
        </w:rPr>
        <w:t xml:space="preserve">          </w:t>
      </w:r>
      <w:r>
        <w:rPr>
          <w:rStyle w:val="DataTypeTok"/>
        </w:rPr>
        <w:t>legend.position=</w:t>
      </w:r>
      <w:r>
        <w:rPr>
          <w:rStyle w:val="StringTok"/>
        </w:rPr>
        <w:t>"none"</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geom_signif</w:t>
      </w:r>
      <w:r>
        <w:rPr>
          <w:rStyle w:val="NormalTok"/>
        </w:rPr>
        <w:t>(</w:t>
      </w:r>
      <w:r>
        <w:rPr>
          <w:rStyle w:val="DataTypeTok"/>
        </w:rPr>
        <w:t>comparisons =</w:t>
      </w:r>
      <w:r>
        <w:rPr>
          <w:rStyle w:val="NormalTok"/>
        </w:rPr>
        <w:t xml:space="preserve"> my_comparisons, </w:t>
      </w:r>
      <w:r>
        <w:rPr>
          <w:rStyle w:val="DataTypeTok"/>
        </w:rPr>
        <w:t>step_increase =</w:t>
      </w:r>
      <w:r>
        <w:rPr>
          <w:rStyle w:val="NormalTok"/>
        </w:rPr>
        <w:t xml:space="preserve"> </w:t>
      </w:r>
      <w:r>
        <w:rPr>
          <w:rStyle w:val="FloatTok"/>
        </w:rPr>
        <w:t>0.2</w:t>
      </w:r>
      <w:r>
        <w:rPr>
          <w:rStyle w:val="NormalTok"/>
        </w:rPr>
        <w:t xml:space="preserve">, </w:t>
      </w:r>
      <w:r>
        <w:br/>
      </w:r>
      <w:r>
        <w:rPr>
          <w:rStyle w:val="NormalTok"/>
        </w:rPr>
        <w:t xml:space="preserve">                </w:t>
      </w:r>
      <w:r>
        <w:rPr>
          <w:rStyle w:val="DataTypeTok"/>
        </w:rPr>
        <w:t>map_signif_level =</w:t>
      </w:r>
      <w:r>
        <w:rPr>
          <w:rStyle w:val="NormalTok"/>
        </w:rPr>
        <w:t xml:space="preserve"> T, </w:t>
      </w:r>
      <w:r>
        <w:rPr>
          <w:rStyle w:val="DataTypeTok"/>
        </w:rPr>
        <w:t>test =</w:t>
      </w:r>
      <w:r>
        <w:rPr>
          <w:rStyle w:val="NormalTok"/>
        </w:rPr>
        <w:t xml:space="preserve"> wilcox.test)</w:t>
      </w:r>
      <w:r>
        <w:br/>
      </w:r>
      <w:r>
        <w:rPr>
          <w:rStyle w:val="NormalTok"/>
        </w:rPr>
        <w:t>p3</w:t>
      </w:r>
    </w:p>
    <w:p w14:paraId="5E060872" w14:textId="77777777" w:rsidR="00E61896" w:rsidRDefault="00EC4CF5">
      <w:pPr>
        <w:pStyle w:val="FirstParagraph"/>
      </w:pPr>
      <w:r>
        <w:rPr>
          <w:noProof/>
        </w:rPr>
        <w:lastRenderedPageBreak/>
        <w:drawing>
          <wp:inline distT="0" distB="0" distL="0" distR="0" wp14:anchorId="72705C8E" wp14:editId="5B9BB8CF">
            <wp:extent cx="5334000" cy="4000499"/>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PCAPlot_files/figure-docx/unnamed-chunk-15-3.png"/>
                    <pic:cNvPicPr>
                      <a:picLocks noChangeAspect="1" noChangeArrowheads="1"/>
                    </pic:cNvPicPr>
                  </pic:nvPicPr>
                  <pic:blipFill>
                    <a:blip r:embed="rId35"/>
                    <a:stretch>
                      <a:fillRect/>
                    </a:stretch>
                  </pic:blipFill>
                  <pic:spPr bwMode="auto">
                    <a:xfrm>
                      <a:off x="0" y="0"/>
                      <a:ext cx="5334000" cy="4000499"/>
                    </a:xfrm>
                    <a:prstGeom prst="rect">
                      <a:avLst/>
                    </a:prstGeom>
                    <a:noFill/>
                    <a:ln w="9525">
                      <a:noFill/>
                      <a:headEnd/>
                      <a:tailEnd/>
                    </a:ln>
                  </pic:spPr>
                </pic:pic>
              </a:graphicData>
            </a:graphic>
          </wp:inline>
        </w:drawing>
      </w:r>
    </w:p>
    <w:p w14:paraId="287EF441" w14:textId="77777777" w:rsidR="00E61896" w:rsidRDefault="00EC4CF5">
      <w:pPr>
        <w:pStyle w:val="SourceCode"/>
      </w:pPr>
      <w:r>
        <w:rPr>
          <w:rStyle w:val="CommentTok"/>
        </w:rPr>
        <w:t xml:space="preserve"># </w:t>
      </w:r>
      <w:r>
        <w:rPr>
          <w:rStyle w:val="CommentTok"/>
        </w:rPr>
        <w:t>加载</w:t>
      </w:r>
      <w:r>
        <w:rPr>
          <w:rStyle w:val="CommentTok"/>
        </w:rPr>
        <w:t>cowplot()</w:t>
      </w:r>
      <w:r>
        <w:rPr>
          <w:rStyle w:val="CommentTok"/>
        </w:rPr>
        <w:t>包添加副图</w:t>
      </w:r>
      <w:r>
        <w:br/>
      </w:r>
      <w:r>
        <w:rPr>
          <w:rStyle w:val="KeywordTok"/>
        </w:rPr>
        <w:t>library</w:t>
      </w:r>
      <w:r>
        <w:rPr>
          <w:rStyle w:val="NormalTok"/>
        </w:rPr>
        <w:t>(</w:t>
      </w:r>
      <w:r>
        <w:rPr>
          <w:rStyle w:val="StringTok"/>
        </w:rPr>
        <w:t>"cowplot"</w:t>
      </w:r>
      <w:r>
        <w:rPr>
          <w:rStyle w:val="NormalTok"/>
        </w:rPr>
        <w:t>)</w:t>
      </w:r>
      <w:r>
        <w:br/>
      </w:r>
      <w:r>
        <w:rPr>
          <w:rStyle w:val="NormalTok"/>
        </w:rPr>
        <w:t>p4 &lt;-</w:t>
      </w:r>
      <w:r>
        <w:rPr>
          <w:rStyle w:val="StringTok"/>
        </w:rPr>
        <w:t xml:space="preserve"> </w:t>
      </w:r>
      <w:r>
        <w:rPr>
          <w:rStyle w:val="KeywordTok"/>
        </w:rPr>
        <w:t>ins</w:t>
      </w:r>
      <w:r>
        <w:rPr>
          <w:rStyle w:val="KeywordTok"/>
        </w:rPr>
        <w:t>ert_xaxis_grob</w:t>
      </w:r>
      <w:r>
        <w:rPr>
          <w:rStyle w:val="NormalTok"/>
        </w:rPr>
        <w:t>(p1, p2, grid</w:t>
      </w:r>
      <w:r>
        <w:rPr>
          <w:rStyle w:val="OperatorTok"/>
        </w:rPr>
        <w:t>::</w:t>
      </w:r>
      <w:r>
        <w:rPr>
          <w:rStyle w:val="KeywordTok"/>
        </w:rPr>
        <w:t>unit</w:t>
      </w:r>
      <w:r>
        <w:rPr>
          <w:rStyle w:val="NormalTok"/>
        </w:rPr>
        <w:t>(.</w:t>
      </w:r>
      <w:r>
        <w:rPr>
          <w:rStyle w:val="DecValTok"/>
        </w:rPr>
        <w:t>2</w:t>
      </w:r>
      <w:r>
        <w:rPr>
          <w:rStyle w:val="NormalTok"/>
        </w:rPr>
        <w:t xml:space="preserve">, </w:t>
      </w:r>
      <w:r>
        <w:rPr>
          <w:rStyle w:val="StringTok"/>
        </w:rPr>
        <w:t>"null"</w:t>
      </w:r>
      <w:r>
        <w:rPr>
          <w:rStyle w:val="NormalTok"/>
        </w:rPr>
        <w:t xml:space="preserve">), </w:t>
      </w:r>
      <w:r>
        <w:rPr>
          <w:rStyle w:val="DataTypeTok"/>
        </w:rPr>
        <w:t>position =</w:t>
      </w:r>
      <w:r>
        <w:rPr>
          <w:rStyle w:val="NormalTok"/>
        </w:rPr>
        <w:t xml:space="preserve"> </w:t>
      </w:r>
      <w:r>
        <w:rPr>
          <w:rStyle w:val="StringTok"/>
        </w:rPr>
        <w:t>"top"</w:t>
      </w:r>
      <w:r>
        <w:rPr>
          <w:rStyle w:val="NormalTok"/>
        </w:rPr>
        <w:t>)</w:t>
      </w:r>
      <w:r>
        <w:br/>
      </w:r>
      <w:r>
        <w:rPr>
          <w:rStyle w:val="NormalTok"/>
        </w:rPr>
        <w:t>p5 &lt;-</w:t>
      </w:r>
      <w:r>
        <w:rPr>
          <w:rStyle w:val="StringTok"/>
        </w:rPr>
        <w:t xml:space="preserve"> </w:t>
      </w:r>
      <w:r>
        <w:rPr>
          <w:rStyle w:val="KeywordTok"/>
        </w:rPr>
        <w:t>insert_yaxis_grob</w:t>
      </w:r>
      <w:r>
        <w:rPr>
          <w:rStyle w:val="NormalTok"/>
        </w:rPr>
        <w:t>(p4, p3, grid</w:t>
      </w:r>
      <w:r>
        <w:rPr>
          <w:rStyle w:val="OperatorTok"/>
        </w:rPr>
        <w:t>::</w:t>
      </w:r>
      <w:r>
        <w:rPr>
          <w:rStyle w:val="KeywordTok"/>
        </w:rPr>
        <w:t>unit</w:t>
      </w:r>
      <w:r>
        <w:rPr>
          <w:rStyle w:val="NormalTok"/>
        </w:rPr>
        <w:t>(.</w:t>
      </w:r>
      <w:r>
        <w:rPr>
          <w:rStyle w:val="DecValTok"/>
        </w:rPr>
        <w:t>2</w:t>
      </w:r>
      <w:r>
        <w:rPr>
          <w:rStyle w:val="NormalTok"/>
        </w:rPr>
        <w:t xml:space="preserve">, </w:t>
      </w:r>
      <w:r>
        <w:rPr>
          <w:rStyle w:val="StringTok"/>
        </w:rPr>
        <w:t>"null"</w:t>
      </w:r>
      <w:r>
        <w:rPr>
          <w:rStyle w:val="NormalTok"/>
        </w:rPr>
        <w:t xml:space="preserve">), </w:t>
      </w:r>
      <w:r>
        <w:rPr>
          <w:rStyle w:val="DataTypeTok"/>
        </w:rPr>
        <w:t>position =</w:t>
      </w:r>
      <w:r>
        <w:rPr>
          <w:rStyle w:val="NormalTok"/>
        </w:rPr>
        <w:t xml:space="preserve"> </w:t>
      </w:r>
      <w:r>
        <w:rPr>
          <w:rStyle w:val="StringTok"/>
        </w:rPr>
        <w:t>"right"</w:t>
      </w:r>
      <w:r>
        <w:rPr>
          <w:rStyle w:val="NormalTok"/>
        </w:rPr>
        <w:t>)</w:t>
      </w:r>
      <w:r>
        <w:br/>
      </w:r>
      <w:r>
        <w:rPr>
          <w:rStyle w:val="NormalTok"/>
        </w:rPr>
        <w:t>(p &lt;-</w:t>
      </w:r>
      <w:r>
        <w:rPr>
          <w:rStyle w:val="StringTok"/>
        </w:rPr>
        <w:t xml:space="preserve"> </w:t>
      </w:r>
      <w:r>
        <w:rPr>
          <w:rStyle w:val="KeywordTok"/>
        </w:rPr>
        <w:t>ggdraw</w:t>
      </w:r>
      <w:r>
        <w:rPr>
          <w:rStyle w:val="NormalTok"/>
        </w:rPr>
        <w:t>(p5))</w:t>
      </w:r>
    </w:p>
    <w:p w14:paraId="296D183D" w14:textId="77777777" w:rsidR="00E61896" w:rsidRDefault="00EC4CF5">
      <w:pPr>
        <w:pStyle w:val="FirstParagraph"/>
      </w:pPr>
      <w:r>
        <w:rPr>
          <w:noProof/>
        </w:rPr>
        <w:lastRenderedPageBreak/>
        <w:drawing>
          <wp:inline distT="0" distB="0" distL="0" distR="0" wp14:anchorId="000DB58B" wp14:editId="28FA4EE5">
            <wp:extent cx="5334000" cy="4000499"/>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PCAPlot_files/figure-docx/unnamed-chunk-15-4.png"/>
                    <pic:cNvPicPr>
                      <a:picLocks noChangeAspect="1" noChangeArrowheads="1"/>
                    </pic:cNvPicPr>
                  </pic:nvPicPr>
                  <pic:blipFill>
                    <a:blip r:embed="rId36"/>
                    <a:stretch>
                      <a:fillRect/>
                    </a:stretch>
                  </pic:blipFill>
                  <pic:spPr bwMode="auto">
                    <a:xfrm>
                      <a:off x="0" y="0"/>
                      <a:ext cx="5334000" cy="4000499"/>
                    </a:xfrm>
                    <a:prstGeom prst="rect">
                      <a:avLst/>
                    </a:prstGeom>
                    <a:noFill/>
                    <a:ln w="9525">
                      <a:noFill/>
                      <a:headEnd/>
                      <a:tailEnd/>
                    </a:ln>
                  </pic:spPr>
                </pic:pic>
              </a:graphicData>
            </a:graphic>
          </wp:inline>
        </w:drawing>
      </w:r>
    </w:p>
    <w:p w14:paraId="59479F98" w14:textId="77777777" w:rsidR="00E61896" w:rsidRDefault="00EC4CF5">
      <w:pPr>
        <w:pStyle w:val="SourceCode"/>
      </w:pPr>
      <w:r>
        <w:rPr>
          <w:rStyle w:val="KeywordTok"/>
        </w:rPr>
        <w:t>ggsave</w:t>
      </w:r>
      <w:r>
        <w:rPr>
          <w:rStyle w:val="NormalTok"/>
        </w:rPr>
        <w:t>(</w:t>
      </w:r>
      <w:r>
        <w:rPr>
          <w:rStyle w:val="KeywordTok"/>
        </w:rPr>
        <w:t>paste0</w:t>
      </w:r>
      <w:r>
        <w:rPr>
          <w:rStyle w:val="NormalTok"/>
        </w:rPr>
        <w:t>(</w:t>
      </w:r>
      <w:r>
        <w:rPr>
          <w:rStyle w:val="StringTok"/>
        </w:rPr>
        <w:t>"p9.sample_group_ellipse_boxplot.pdf"</w:t>
      </w:r>
      <w:r>
        <w:rPr>
          <w:rStyle w:val="NormalTok"/>
        </w:rPr>
        <w:t xml:space="preserve">), p,  </w:t>
      </w:r>
      <w:r>
        <w:rPr>
          <w:rStyle w:val="DataTypeTok"/>
        </w:rPr>
        <w:t>width=</w:t>
      </w:r>
      <w:r>
        <w:rPr>
          <w:rStyle w:val="DecValTok"/>
        </w:rPr>
        <w:t>180</w:t>
      </w:r>
      <w:r>
        <w:rPr>
          <w:rStyle w:val="NormalTok"/>
        </w:rPr>
        <w:t xml:space="preserve">, </w:t>
      </w:r>
      <w:r>
        <w:rPr>
          <w:rStyle w:val="DataTypeTok"/>
        </w:rPr>
        <w:t>height=</w:t>
      </w:r>
      <w:r>
        <w:rPr>
          <w:rStyle w:val="DecValTok"/>
        </w:rPr>
        <w:t>150</w:t>
      </w:r>
      <w:r>
        <w:rPr>
          <w:rStyle w:val="NormalTok"/>
        </w:rPr>
        <w:t xml:space="preserve">, </w:t>
      </w:r>
      <w:r>
        <w:rPr>
          <w:rStyle w:val="DataTypeTok"/>
        </w:rPr>
        <w:t>units=</w:t>
      </w:r>
      <w:r>
        <w:rPr>
          <w:rStyle w:val="StringTok"/>
        </w:rPr>
        <w:t>"mm"</w:t>
      </w:r>
      <w:r>
        <w:rPr>
          <w:rStyle w:val="NormalTok"/>
        </w:rPr>
        <w:t>)</w:t>
      </w:r>
      <w:r>
        <w:br/>
      </w:r>
      <w:r>
        <w:rPr>
          <w:rStyle w:val="KeywordTok"/>
        </w:rPr>
        <w:t>ggsave</w:t>
      </w:r>
      <w:r>
        <w:rPr>
          <w:rStyle w:val="NormalTok"/>
        </w:rPr>
        <w:t>(</w:t>
      </w:r>
      <w:r>
        <w:rPr>
          <w:rStyle w:val="KeywordTok"/>
        </w:rPr>
        <w:t>paste0</w:t>
      </w:r>
      <w:r>
        <w:rPr>
          <w:rStyle w:val="NormalTok"/>
        </w:rPr>
        <w:t>(</w:t>
      </w:r>
      <w:r>
        <w:rPr>
          <w:rStyle w:val="StringTok"/>
        </w:rPr>
        <w:t>"p9.sample_group_ellipse_boxplot.png"</w:t>
      </w:r>
      <w:r>
        <w:rPr>
          <w:rStyle w:val="NormalTok"/>
        </w:rPr>
        <w:t xml:space="preserve">), p,  </w:t>
      </w:r>
      <w:r>
        <w:rPr>
          <w:rStyle w:val="DataTypeTok"/>
        </w:rPr>
        <w:t>width=</w:t>
      </w:r>
      <w:r>
        <w:rPr>
          <w:rStyle w:val="DecValTok"/>
        </w:rPr>
        <w:t>180</w:t>
      </w:r>
      <w:r>
        <w:rPr>
          <w:rStyle w:val="NormalTok"/>
        </w:rPr>
        <w:t xml:space="preserve">, </w:t>
      </w:r>
      <w:r>
        <w:rPr>
          <w:rStyle w:val="DataTypeTok"/>
        </w:rPr>
        <w:t>height=</w:t>
      </w:r>
      <w:r>
        <w:rPr>
          <w:rStyle w:val="DecValTok"/>
        </w:rPr>
        <w:t>150</w:t>
      </w:r>
      <w:r>
        <w:rPr>
          <w:rStyle w:val="NormalTok"/>
        </w:rPr>
        <w:t xml:space="preserve">, </w:t>
      </w:r>
      <w:r>
        <w:rPr>
          <w:rStyle w:val="DataTypeTok"/>
        </w:rPr>
        <w:t>units=</w:t>
      </w:r>
      <w:r>
        <w:rPr>
          <w:rStyle w:val="StringTok"/>
        </w:rPr>
        <w:t>"mm"</w:t>
      </w:r>
      <w:r>
        <w:rPr>
          <w:rStyle w:val="NormalTok"/>
        </w:rPr>
        <w:t>)</w:t>
      </w:r>
    </w:p>
    <w:p w14:paraId="2BC27658" w14:textId="77777777" w:rsidR="00E61896" w:rsidRDefault="00EC4CF5">
      <w:pPr>
        <w:pStyle w:val="FirstParagraph"/>
      </w:pPr>
      <w:r>
        <w:rPr>
          <w:noProof/>
        </w:rPr>
        <w:lastRenderedPageBreak/>
        <w:drawing>
          <wp:inline distT="0" distB="0" distL="0" distR="0" wp14:anchorId="25B15FEA" wp14:editId="20B96861">
            <wp:extent cx="5334000" cy="4445418"/>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http://210.75.224.110/github/MicrobiomeStatPlot/223PCA/p9.sample_group_ellipse_boxplot.png"/>
                    <pic:cNvPicPr>
                      <a:picLocks noChangeAspect="1" noChangeArrowheads="1"/>
                    </pic:cNvPicPr>
                  </pic:nvPicPr>
                  <pic:blipFill>
                    <a:blip r:embed="rId37"/>
                    <a:stretch>
                      <a:fillRect/>
                    </a:stretch>
                  </pic:blipFill>
                  <pic:spPr bwMode="auto">
                    <a:xfrm>
                      <a:off x="0" y="0"/>
                      <a:ext cx="5334000" cy="4445418"/>
                    </a:xfrm>
                    <a:prstGeom prst="rect">
                      <a:avLst/>
                    </a:prstGeom>
                    <a:noFill/>
                    <a:ln w="9525">
                      <a:noFill/>
                      <a:headEnd/>
                      <a:tailEnd/>
                    </a:ln>
                  </pic:spPr>
                </pic:pic>
              </a:graphicData>
            </a:graphic>
          </wp:inline>
        </w:drawing>
      </w:r>
    </w:p>
    <w:p w14:paraId="5E42C590" w14:textId="77777777" w:rsidR="00E61896" w:rsidRDefault="00EC4CF5">
      <w:pPr>
        <w:pStyle w:val="a0"/>
        <w:rPr>
          <w:lang w:eastAsia="zh-CN"/>
        </w:rPr>
      </w:pPr>
      <w:r>
        <w:rPr>
          <w:lang w:eastAsia="zh-CN"/>
        </w:rPr>
        <w:t>图</w:t>
      </w:r>
      <w:r>
        <w:rPr>
          <w:lang w:eastAsia="zh-CN"/>
        </w:rPr>
        <w:t>9. PCA</w:t>
      </w:r>
      <w:r>
        <w:rPr>
          <w:lang w:eastAsia="zh-CN"/>
        </w:rPr>
        <w:t>图添加箱线图副图</w:t>
      </w:r>
    </w:p>
    <w:p w14:paraId="42A21CF9" w14:textId="77777777" w:rsidR="00E61896" w:rsidRDefault="00EC4CF5">
      <w:pPr>
        <w:pStyle w:val="5"/>
        <w:rPr>
          <w:lang w:eastAsia="zh-CN"/>
        </w:rPr>
      </w:pPr>
      <w:bookmarkStart w:id="23" w:name="pca3d包可视化pca图"/>
      <w:r>
        <w:rPr>
          <w:lang w:eastAsia="zh-CN"/>
        </w:rPr>
        <w:t>pca3d</w:t>
      </w:r>
      <w:r>
        <w:rPr>
          <w:lang w:eastAsia="zh-CN"/>
        </w:rPr>
        <w:t>包可视化</w:t>
      </w:r>
      <w:r>
        <w:rPr>
          <w:lang w:eastAsia="zh-CN"/>
        </w:rPr>
        <w:t>PCA</w:t>
      </w:r>
      <w:r>
        <w:rPr>
          <w:lang w:eastAsia="zh-CN"/>
        </w:rPr>
        <w:t>图</w:t>
      </w:r>
      <w:bookmarkEnd w:id="23"/>
    </w:p>
    <w:p w14:paraId="603E595E" w14:textId="77777777" w:rsidR="00E61896" w:rsidRDefault="00EC4CF5">
      <w:pPr>
        <w:pStyle w:val="FirstParagraph"/>
        <w:rPr>
          <w:lang w:eastAsia="zh-CN"/>
        </w:rPr>
      </w:pPr>
      <w:r>
        <w:rPr>
          <w:lang w:eastAsia="zh-CN"/>
        </w:rPr>
        <w:t>我们还可以使用</w:t>
      </w:r>
      <w:r>
        <w:rPr>
          <w:lang w:eastAsia="zh-CN"/>
        </w:rPr>
        <w:t>pca3d</w:t>
      </w:r>
      <w:r>
        <w:rPr>
          <w:lang w:eastAsia="zh-CN"/>
        </w:rPr>
        <w:t>包对数据进行三维展示</w:t>
      </w:r>
    </w:p>
    <w:p w14:paraId="52F74DFA" w14:textId="77777777" w:rsidR="00E61896" w:rsidRDefault="00EC4CF5">
      <w:pPr>
        <w:pStyle w:val="SourceCode"/>
      </w:pPr>
      <w:r>
        <w:rPr>
          <w:rStyle w:val="KeywordTok"/>
        </w:rPr>
        <w:t>suppressWarnings</w:t>
      </w:r>
      <w:r>
        <w:rPr>
          <w:rStyle w:val="NormalTok"/>
        </w:rPr>
        <w:t>(</w:t>
      </w:r>
      <w:r>
        <w:rPr>
          <w:rStyle w:val="KeywordTok"/>
        </w:rPr>
        <w:t>suppressMessages</w:t>
      </w:r>
      <w:r>
        <w:rPr>
          <w:rStyle w:val="NormalTok"/>
        </w:rPr>
        <w:t>(</w:t>
      </w:r>
      <w:r>
        <w:rPr>
          <w:rStyle w:val="KeywordTok"/>
        </w:rPr>
        <w:t>library</w:t>
      </w:r>
      <w:r>
        <w:rPr>
          <w:rStyle w:val="NormalTok"/>
        </w:rPr>
        <w:t>(</w:t>
      </w:r>
      <w:r>
        <w:rPr>
          <w:rStyle w:val="StringTok"/>
        </w:rPr>
        <w:t>"pca3d"</w:t>
      </w:r>
      <w:r>
        <w:rPr>
          <w:rStyle w:val="NormalTok"/>
        </w:rPr>
        <w:t>)))</w:t>
      </w:r>
      <w:r>
        <w:br/>
      </w:r>
      <w:r>
        <w:rPr>
          <w:rStyle w:val="CommentTok"/>
        </w:rPr>
        <w:t xml:space="preserve"># </w:t>
      </w:r>
      <w:r>
        <w:rPr>
          <w:rStyle w:val="CommentTok"/>
        </w:rPr>
        <w:t>绘制样本三维</w:t>
      </w:r>
      <w:r>
        <w:rPr>
          <w:rStyle w:val="CommentTok"/>
        </w:rPr>
        <w:t>PCA</w:t>
      </w:r>
      <w:r>
        <w:rPr>
          <w:rStyle w:val="CommentTok"/>
        </w:rPr>
        <w:t>图，分组着色，</w:t>
      </w:r>
      <w:r>
        <w:rPr>
          <w:rStyle w:val="CommentTok"/>
        </w:rPr>
        <w:t>68%</w:t>
      </w:r>
      <w:r>
        <w:rPr>
          <w:rStyle w:val="CommentTok"/>
        </w:rPr>
        <w:t>置信椭圆</w:t>
      </w:r>
      <w:r>
        <w:br/>
      </w:r>
      <w:r>
        <w:rPr>
          <w:rStyle w:val="NormalTok"/>
        </w:rPr>
        <w:t>(p &lt;-</w:t>
      </w:r>
      <w:r>
        <w:rPr>
          <w:rStyle w:val="StringTok"/>
        </w:rPr>
        <w:t xml:space="preserve"> </w:t>
      </w:r>
      <w:r>
        <w:rPr>
          <w:rStyle w:val="KeywordTok"/>
        </w:rPr>
        <w:t>pca3d</w:t>
      </w:r>
      <w:r>
        <w:rPr>
          <w:rStyle w:val="NormalTok"/>
        </w:rPr>
        <w:t xml:space="preserve">(otu.pca, </w:t>
      </w:r>
      <w:r>
        <w:rPr>
          <w:rStyle w:val="DataTypeTok"/>
        </w:rPr>
        <w:t>group =</w:t>
      </w:r>
      <w:r>
        <w:rPr>
          <w:rStyle w:val="NormalTok"/>
        </w:rPr>
        <w:t xml:space="preserve"> </w:t>
      </w:r>
      <w:r>
        <w:rPr>
          <w:rStyle w:val="NormalTok"/>
        </w:rPr>
        <w:t>metadata</w:t>
      </w:r>
      <w:r>
        <w:rPr>
          <w:rStyle w:val="OperatorTok"/>
        </w:rPr>
        <w:t>$</w:t>
      </w:r>
      <w:r>
        <w:rPr>
          <w:rStyle w:val="NormalTok"/>
        </w:rPr>
        <w:t xml:space="preserve">Group, </w:t>
      </w:r>
      <w:r>
        <w:rPr>
          <w:rStyle w:val="DataTypeTok"/>
        </w:rPr>
        <w:t>show.ellipses=</w:t>
      </w:r>
      <w:r>
        <w:rPr>
          <w:rStyle w:val="OtherTok"/>
        </w:rPr>
        <w:t>TRUE</w:t>
      </w:r>
      <w:r>
        <w:rPr>
          <w:rStyle w:val="NormalTok"/>
        </w:rPr>
        <w:t xml:space="preserve">, </w:t>
      </w:r>
      <w:r>
        <w:rPr>
          <w:rStyle w:val="DataTypeTok"/>
        </w:rPr>
        <w:t>ellipse.ci=</w:t>
      </w:r>
      <w:r>
        <w:rPr>
          <w:rStyle w:val="FloatTok"/>
        </w:rPr>
        <w:t>0.68</w:t>
      </w:r>
      <w:r>
        <w:rPr>
          <w:rStyle w:val="NormalTok"/>
        </w:rPr>
        <w:t xml:space="preserve">, </w:t>
      </w:r>
      <w:r>
        <w:rPr>
          <w:rStyle w:val="DataTypeTok"/>
        </w:rPr>
        <w:t>show.plane=</w:t>
      </w:r>
      <w:r>
        <w:rPr>
          <w:rStyle w:val="OtherTok"/>
        </w:rPr>
        <w:t>FALSE</w:t>
      </w:r>
      <w:r>
        <w:rPr>
          <w:rStyle w:val="NormalTok"/>
        </w:rPr>
        <w:t>))</w:t>
      </w:r>
    </w:p>
    <w:p w14:paraId="7477600F" w14:textId="77777777" w:rsidR="00E61896" w:rsidRDefault="00EC4CF5">
      <w:pPr>
        <w:pStyle w:val="SourceCode"/>
      </w:pPr>
      <w:r>
        <w:rPr>
          <w:rStyle w:val="VerbatimChar"/>
        </w:rPr>
        <w:t>[1] 0.08376608 0.07110685 0.06971886</w:t>
      </w:r>
      <w:r>
        <w:br/>
      </w:r>
      <w:r>
        <w:rPr>
          <w:rStyle w:val="VerbatimChar"/>
        </w:rPr>
        <w:t>Creating new device</w:t>
      </w:r>
    </w:p>
    <w:p w14:paraId="22AD2366" w14:textId="77777777" w:rsidR="00E61896" w:rsidRDefault="00EC4CF5">
      <w:pPr>
        <w:pStyle w:val="SourceCode"/>
      </w:pPr>
      <w:r>
        <w:rPr>
          <w:rStyle w:val="VerbatimChar"/>
        </w:rPr>
        <w:t xml:space="preserve">   groups  colors      shapes pch</w:t>
      </w:r>
      <w:r>
        <w:br/>
      </w:r>
      <w:r>
        <w:rPr>
          <w:rStyle w:val="VerbatimChar"/>
        </w:rPr>
        <w:t>KO     KO #E69F00      sphere  16</w:t>
      </w:r>
      <w:r>
        <w:br/>
      </w:r>
      <w:r>
        <w:rPr>
          <w:rStyle w:val="VerbatimChar"/>
        </w:rPr>
        <w:t>OE     OE #56B4E9 tetrahedron  17</w:t>
      </w:r>
      <w:r>
        <w:br/>
      </w:r>
      <w:r>
        <w:rPr>
          <w:rStyle w:val="VerbatimChar"/>
        </w:rPr>
        <w:t>WT     WT #009E73        cube  15</w:t>
      </w:r>
    </w:p>
    <w:p w14:paraId="6733D4F2" w14:textId="77777777" w:rsidR="00E61896" w:rsidRDefault="00EC4CF5">
      <w:pPr>
        <w:pStyle w:val="FirstParagraph"/>
        <w:rPr>
          <w:lang w:eastAsia="zh-CN"/>
        </w:rPr>
      </w:pPr>
      <w:r>
        <w:rPr>
          <w:lang w:eastAsia="zh-CN"/>
        </w:rPr>
        <w:t>会打开新窗口，展示三维</w:t>
      </w:r>
      <w:r>
        <w:rPr>
          <w:lang w:eastAsia="zh-CN"/>
        </w:rPr>
        <w:t>PCA</w:t>
      </w:r>
      <w:r>
        <w:rPr>
          <w:lang w:eastAsia="zh-CN"/>
        </w:rPr>
        <w:t>图，而且可用鼠标托动旋转变换观察角度，变量</w:t>
      </w:r>
      <w:r>
        <w:rPr>
          <w:lang w:eastAsia="zh-CN"/>
        </w:rPr>
        <w:t>p</w:t>
      </w:r>
      <w:r>
        <w:rPr>
          <w:lang w:eastAsia="zh-CN"/>
        </w:rPr>
        <w:t>中保存了各组名、颜色</w:t>
      </w:r>
      <w:r>
        <w:rPr>
          <w:lang w:eastAsia="zh-CN"/>
        </w:rPr>
        <w:t xml:space="preserve"> </w:t>
      </w:r>
      <w:r>
        <w:rPr>
          <w:lang w:eastAsia="zh-CN"/>
        </w:rPr>
        <w:t>、形状名称和编号。</w:t>
      </w:r>
    </w:p>
    <w:p w14:paraId="4A7D4066" w14:textId="77777777" w:rsidR="00E61896" w:rsidRDefault="00EC4CF5">
      <w:pPr>
        <w:pStyle w:val="a0"/>
      </w:pPr>
      <w:r>
        <w:rPr>
          <w:noProof/>
        </w:rPr>
        <w:lastRenderedPageBreak/>
        <w:drawing>
          <wp:inline distT="0" distB="0" distL="0" distR="0" wp14:anchorId="03E618F3" wp14:editId="2D57CF3C">
            <wp:extent cx="5334000" cy="5027341"/>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http://210.75.224.110/github/MicrobiomeStatPlot/223PCA/p10.pca3d.png"/>
                    <pic:cNvPicPr>
                      <a:picLocks noChangeAspect="1" noChangeArrowheads="1"/>
                    </pic:cNvPicPr>
                  </pic:nvPicPr>
                  <pic:blipFill>
                    <a:blip r:embed="rId38"/>
                    <a:stretch>
                      <a:fillRect/>
                    </a:stretch>
                  </pic:blipFill>
                  <pic:spPr bwMode="auto">
                    <a:xfrm>
                      <a:off x="0" y="0"/>
                      <a:ext cx="5334000" cy="5027341"/>
                    </a:xfrm>
                    <a:prstGeom prst="rect">
                      <a:avLst/>
                    </a:prstGeom>
                    <a:noFill/>
                    <a:ln w="9525">
                      <a:noFill/>
                      <a:headEnd/>
                      <a:tailEnd/>
                    </a:ln>
                  </pic:spPr>
                </pic:pic>
              </a:graphicData>
            </a:graphic>
          </wp:inline>
        </w:drawing>
      </w:r>
    </w:p>
    <w:p w14:paraId="421C65E4" w14:textId="77777777" w:rsidR="00E61896" w:rsidRDefault="00EC4CF5">
      <w:pPr>
        <w:pStyle w:val="a0"/>
        <w:rPr>
          <w:lang w:eastAsia="zh-CN"/>
        </w:rPr>
      </w:pPr>
      <w:r>
        <w:rPr>
          <w:lang w:eastAsia="zh-CN"/>
        </w:rPr>
        <w:t>图</w:t>
      </w:r>
      <w:r>
        <w:rPr>
          <w:lang w:eastAsia="zh-CN"/>
        </w:rPr>
        <w:t xml:space="preserve">10. </w:t>
      </w:r>
      <w:r>
        <w:rPr>
          <w:lang w:eastAsia="zh-CN"/>
        </w:rPr>
        <w:t>三维</w:t>
      </w:r>
      <w:r>
        <w:rPr>
          <w:lang w:eastAsia="zh-CN"/>
        </w:rPr>
        <w:t>PCA</w:t>
      </w:r>
      <w:r>
        <w:rPr>
          <w:lang w:eastAsia="zh-CN"/>
        </w:rPr>
        <w:t>图快照</w:t>
      </w:r>
    </w:p>
    <w:p w14:paraId="567DB7B0" w14:textId="77777777" w:rsidR="00E61896" w:rsidRDefault="00EC4CF5">
      <w:pPr>
        <w:pStyle w:val="a0"/>
        <w:rPr>
          <w:lang w:eastAsia="zh-CN"/>
        </w:rPr>
      </w:pPr>
      <w:r>
        <w:rPr>
          <w:lang w:eastAsia="zh-CN"/>
        </w:rPr>
        <w:t>注：三维</w:t>
      </w:r>
      <w:r>
        <w:rPr>
          <w:lang w:eastAsia="zh-CN"/>
        </w:rPr>
        <w:t>PCA</w:t>
      </w:r>
      <w:r>
        <w:rPr>
          <w:lang w:eastAsia="zh-CN"/>
        </w:rPr>
        <w:t>图适合交互探索数据，但不能导出矢量图，在发表文章中使用较少。</w:t>
      </w:r>
    </w:p>
    <w:p w14:paraId="2FFCCF4D" w14:textId="77777777" w:rsidR="00E61896" w:rsidRDefault="00EC4CF5">
      <w:pPr>
        <w:pStyle w:val="4"/>
      </w:pPr>
      <w:bookmarkStart w:id="24" w:name="参考文献"/>
      <w:r>
        <w:t>参考文献</w:t>
      </w:r>
      <w:bookmarkEnd w:id="24"/>
    </w:p>
    <w:p w14:paraId="10A99A30" w14:textId="77777777" w:rsidR="00E61896" w:rsidRDefault="00EC4CF5">
      <w:pPr>
        <w:pStyle w:val="FirstParagraph"/>
      </w:pPr>
      <w:r>
        <w:t xml:space="preserve">Huanzi Zhong, John Penders, Zhun Shi, Huahui Ren, Kaiye Cai, Chao Fang, </w:t>
      </w:r>
      <w:r>
        <w:t>Qiuxia Ding, Carel Thijs, Ellen E. Blaak, Coen D. A. Stehouwer, Xun Xu, Huanming Yang, Jian Wang, Jun Wang, Daisy M. A. E. Jonkers, Ad A. M. Masclee, Susanne Brix, Junhua Li, Ilja C. W. Arts &amp; Karsten Kristiansen. (2019). Impact of early events and lifesty</w:t>
      </w:r>
      <w:r>
        <w:t xml:space="preserve">le on the gut microbiota and metabolic phenotypes in young school-age children. Microbiome 7, 2, doi: </w:t>
      </w:r>
      <w:hyperlink r:id="rId39">
        <w:r>
          <w:rPr>
            <w:rStyle w:val="ad"/>
          </w:rPr>
          <w:t>https://doi.org/10.1186/s40168-018-0608-z</w:t>
        </w:r>
      </w:hyperlink>
    </w:p>
    <w:p w14:paraId="558CD56A" w14:textId="77777777" w:rsidR="00E61896" w:rsidRDefault="00EC4CF5">
      <w:pPr>
        <w:pStyle w:val="a0"/>
      </w:pPr>
      <w:r>
        <w:t>Alexandre Almeida, Alex L. Mitchell, Miguel Boland,</w:t>
      </w:r>
      <w:r>
        <w:t xml:space="preserve"> Samuel C. Forster, Gregory B. Gloor, Aleksandra Tarkowska, Trevor D. Lawley &amp; Robert D. Finn. (2019). A new genomic blueprint of the human gut microbiota. Nature 568, 499-504, doi: </w:t>
      </w:r>
      <w:hyperlink r:id="rId40">
        <w:r>
          <w:rPr>
            <w:rStyle w:val="ad"/>
          </w:rPr>
          <w:t>https://doi.o</w:t>
        </w:r>
        <w:r>
          <w:rPr>
            <w:rStyle w:val="ad"/>
          </w:rPr>
          <w:t>rg/10.1038/s41586-019-0965-1</w:t>
        </w:r>
      </w:hyperlink>
    </w:p>
    <w:p w14:paraId="16E42345" w14:textId="77777777" w:rsidR="00E61896" w:rsidRDefault="00EC4CF5">
      <w:pPr>
        <w:pStyle w:val="a8"/>
        <w:rPr>
          <w:lang w:eastAsia="zh-CN"/>
        </w:rPr>
      </w:pPr>
      <w:r>
        <w:rPr>
          <w:lang w:eastAsia="zh-CN"/>
        </w:rPr>
        <w:lastRenderedPageBreak/>
        <w:t>责编：刘永鑫，中科院遗传发育所</w:t>
      </w:r>
    </w:p>
    <w:p w14:paraId="4929C6C9" w14:textId="77777777" w:rsidR="00E61896" w:rsidRDefault="00EC4CF5">
      <w:pPr>
        <w:pStyle w:val="a8"/>
        <w:rPr>
          <w:lang w:eastAsia="zh-CN"/>
        </w:rPr>
      </w:pPr>
      <w:r>
        <w:rPr>
          <w:lang w:eastAsia="zh-CN"/>
        </w:rPr>
        <w:t>版本</w:t>
      </w:r>
      <w:r>
        <w:rPr>
          <w:lang w:eastAsia="zh-CN"/>
        </w:rPr>
        <w:t>1.0.5</w:t>
      </w:r>
      <w:r>
        <w:rPr>
          <w:lang w:eastAsia="zh-CN"/>
        </w:rPr>
        <w:t>，</w:t>
      </w:r>
      <w:r>
        <w:rPr>
          <w:lang w:eastAsia="zh-CN"/>
        </w:rPr>
        <w:t>PCA</w:t>
      </w:r>
      <w:r>
        <w:rPr>
          <w:lang w:eastAsia="zh-CN"/>
        </w:rPr>
        <w:t>图</w:t>
      </w:r>
      <w:r>
        <w:rPr>
          <w:lang w:eastAsia="zh-CN"/>
        </w:rPr>
        <w:t>x/y</w:t>
      </w:r>
      <w:r>
        <w:rPr>
          <w:lang w:eastAsia="zh-CN"/>
        </w:rPr>
        <w:t>轴添加箱线图和统计及组合的方法由</w:t>
      </w:r>
      <w:r>
        <w:rPr>
          <w:lang w:eastAsia="zh-CN"/>
        </w:rPr>
        <w:t>ggpubr</w:t>
      </w:r>
      <w:r>
        <w:rPr>
          <w:lang w:eastAsia="zh-CN"/>
        </w:rPr>
        <w:t>替换为</w:t>
      </w:r>
      <w:r>
        <w:rPr>
          <w:lang w:eastAsia="zh-CN"/>
        </w:rPr>
        <w:t>ggsignif+cowplot (</w:t>
      </w:r>
      <w:r>
        <w:rPr>
          <w:lang w:eastAsia="zh-CN"/>
        </w:rPr>
        <w:t>旧版</w:t>
      </w:r>
      <w:r>
        <w:rPr>
          <w:lang w:eastAsia="zh-CN"/>
        </w:rPr>
        <w:t>ggpubr</w:t>
      </w:r>
      <w:r>
        <w:rPr>
          <w:lang w:eastAsia="zh-CN"/>
        </w:rPr>
        <w:t>绘制箱线图统计</w:t>
      </w:r>
      <w:r>
        <w:rPr>
          <w:lang w:eastAsia="zh-CN"/>
        </w:rPr>
        <w:t>+</w:t>
      </w:r>
      <w:r>
        <w:rPr>
          <w:lang w:eastAsia="zh-CN"/>
        </w:rPr>
        <w:t>组合图代码见</w:t>
      </w:r>
      <w:r>
        <w:rPr>
          <w:lang w:eastAsia="zh-CN"/>
        </w:rPr>
        <w:t>bak</w:t>
      </w:r>
      <w:r>
        <w:rPr>
          <w:lang w:eastAsia="zh-CN"/>
        </w:rPr>
        <w:t>目录</w:t>
      </w:r>
      <w:r>
        <w:rPr>
          <w:lang w:eastAsia="zh-CN"/>
        </w:rPr>
        <w:t>)</w:t>
      </w:r>
    </w:p>
    <w:sectPr w:rsidR="00E61896">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7" w:author="Xi Jiao" w:date="2020-06-22T14:52:00Z" w:initials="XJ">
    <w:p w14:paraId="0028746C" w14:textId="5884A892" w:rsidR="007C15E7" w:rsidRPr="007C15E7" w:rsidRDefault="007C15E7" w:rsidP="007C15E7">
      <w:pPr>
        <w:pStyle w:val="a0"/>
        <w:rPr>
          <w:rFonts w:hint="eastAsia"/>
          <w:lang w:eastAsia="zh-CN"/>
        </w:rPr>
      </w:pPr>
      <w:r>
        <w:rPr>
          <w:rStyle w:val="ae"/>
        </w:rPr>
        <w:annotationRef/>
      </w:r>
      <w:r w:rsidRPr="007C15E7">
        <w:rPr>
          <w:rFonts w:ascii="宋体" w:eastAsia="宋体" w:hAnsi="宋体" w:cs="Times New Roman"/>
          <w:lang w:eastAsia="zh-CN"/>
        </w:rPr>
        <w:t>这</w:t>
      </w:r>
      <w:r w:rsidRPr="00F561C4">
        <w:rPr>
          <w:rFonts w:ascii="宋体" w:eastAsia="宋体" w:hAnsi="宋体" w:cs="Times New Roman"/>
          <w:lang w:eastAsia="zh-CN"/>
        </w:rPr>
        <w:t>两个</w:t>
      </w:r>
      <w:r w:rsidRPr="00F561C4">
        <w:rPr>
          <w:rStyle w:val="CommentTok"/>
          <w:rFonts w:ascii="宋体" w:eastAsia="宋体" w:hAnsi="宋体" w:cs="Times New Roman"/>
          <w:i w:val="0"/>
          <w:color w:val="auto"/>
          <w:lang w:eastAsia="zh-CN"/>
        </w:rPr>
        <w:t>崖低碎石图，截取的不完整，如果可以重新截取就最好了。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2874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B443D" w16cex:dateUtc="2020-06-22T06: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28746C" w16cid:durableId="229B44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661BE4" w14:textId="77777777" w:rsidR="00EC4CF5" w:rsidRDefault="00EC4CF5">
      <w:pPr>
        <w:spacing w:after="0"/>
      </w:pPr>
      <w:r>
        <w:separator/>
      </w:r>
    </w:p>
  </w:endnote>
  <w:endnote w:type="continuationSeparator" w:id="0">
    <w:p w14:paraId="34E80718" w14:textId="77777777" w:rsidR="00EC4CF5" w:rsidRDefault="00EC4CF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8FA6CA" w14:textId="77777777" w:rsidR="00EC4CF5" w:rsidRDefault="00EC4CF5">
      <w:r>
        <w:separator/>
      </w:r>
    </w:p>
  </w:footnote>
  <w:footnote w:type="continuationSeparator" w:id="0">
    <w:p w14:paraId="2DB78EAC" w14:textId="77777777" w:rsidR="00EC4CF5" w:rsidRDefault="00EC4C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1AE401"/>
    <w:multiLevelType w:val="multilevel"/>
    <w:tmpl w:val="C20036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Xi Jiao">
    <w15:presenceInfo w15:providerId="Windows Live" w15:userId="614997edaeb68a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4E29B3"/>
    <w:rsid w:val="00590D07"/>
    <w:rsid w:val="006901D9"/>
    <w:rsid w:val="00784D58"/>
    <w:rsid w:val="007C15E7"/>
    <w:rsid w:val="008D6863"/>
    <w:rsid w:val="00934FC0"/>
    <w:rsid w:val="00B86B75"/>
    <w:rsid w:val="00BC48D5"/>
    <w:rsid w:val="00C36279"/>
    <w:rsid w:val="00E315A3"/>
    <w:rsid w:val="00E61896"/>
    <w:rsid w:val="00EC4CF5"/>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8E5D8"/>
  <w15:docId w15:val="{FD7F2A99-99D3-42F3-856E-B7E86D8AE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ae">
    <w:name w:val="annotation reference"/>
    <w:basedOn w:val="a1"/>
    <w:semiHidden/>
    <w:unhideWhenUsed/>
    <w:rsid w:val="006901D9"/>
    <w:rPr>
      <w:sz w:val="21"/>
      <w:szCs w:val="21"/>
    </w:rPr>
  </w:style>
  <w:style w:type="paragraph" w:styleId="af">
    <w:name w:val="annotation text"/>
    <w:basedOn w:val="a"/>
    <w:link w:val="af0"/>
    <w:semiHidden/>
    <w:unhideWhenUsed/>
    <w:rsid w:val="006901D9"/>
  </w:style>
  <w:style w:type="character" w:customStyle="1" w:styleId="af0">
    <w:name w:val="批注文字 字符"/>
    <w:basedOn w:val="a1"/>
    <w:link w:val="af"/>
    <w:semiHidden/>
    <w:rsid w:val="006901D9"/>
  </w:style>
  <w:style w:type="paragraph" w:styleId="af1">
    <w:name w:val="annotation subject"/>
    <w:basedOn w:val="af"/>
    <w:next w:val="af"/>
    <w:link w:val="af2"/>
    <w:semiHidden/>
    <w:unhideWhenUsed/>
    <w:rsid w:val="006901D9"/>
    <w:rPr>
      <w:b/>
      <w:bCs/>
    </w:rPr>
  </w:style>
  <w:style w:type="character" w:customStyle="1" w:styleId="af2">
    <w:name w:val="批注主题 字符"/>
    <w:basedOn w:val="af0"/>
    <w:link w:val="af1"/>
    <w:semiHidden/>
    <w:rsid w:val="006901D9"/>
    <w:rPr>
      <w:b/>
      <w:bCs/>
    </w:rPr>
  </w:style>
  <w:style w:type="paragraph" w:styleId="af3">
    <w:name w:val="Balloon Text"/>
    <w:basedOn w:val="a"/>
    <w:link w:val="af4"/>
    <w:semiHidden/>
    <w:unhideWhenUsed/>
    <w:rsid w:val="006901D9"/>
    <w:pPr>
      <w:spacing w:after="0"/>
    </w:pPr>
    <w:rPr>
      <w:sz w:val="18"/>
      <w:szCs w:val="18"/>
    </w:rPr>
  </w:style>
  <w:style w:type="character" w:customStyle="1" w:styleId="af4">
    <w:name w:val="批注框文本 字符"/>
    <w:basedOn w:val="a1"/>
    <w:link w:val="af3"/>
    <w:semiHidden/>
    <w:rsid w:val="006901D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microsoft.com/office/2016/09/relationships/commentsIds" Target="commentsIds.xml"/><Relationship Id="rId26" Type="http://schemas.openxmlformats.org/officeDocument/2006/relationships/image" Target="media/image14.png"/><Relationship Id="rId39" Type="http://schemas.openxmlformats.org/officeDocument/2006/relationships/hyperlink" Target="https://doi.org/10.1186/s40168-018-0608-z"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42"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5.png"/><Relationship Id="rId17" Type="http://schemas.microsoft.com/office/2011/relationships/commentsExtended" Target="commentsExtended.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comments" Target="comments.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YongxinLiu/MicrobiomeStatPlo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oi.org/10.1038/s41586-019-0965-1"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4.png"/><Relationship Id="rId19" Type="http://schemas.microsoft.com/office/2018/08/relationships/commentsExtensible" Target="commentsExtensible.xm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mp.weixin.qq.com/s/KmMDEmptBKz8Fv7VSdz2J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2736</Words>
  <Characters>15600</Characters>
  <Application>Microsoft Office Word</Application>
  <DocSecurity>0</DocSecurity>
  <Lines>130</Lines>
  <Paragraphs>36</Paragraphs>
  <ScaleCrop>false</ScaleCrop>
  <Company/>
  <LinksUpToDate>false</LinksUpToDate>
  <CharactersWithSpaces>18300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主成分分析PCA</dc:title>
  <dc:creator>刘华，中国科学技术大学</dc:creator>
  <cp:keywords/>
  <cp:lastModifiedBy>Xi Jiao</cp:lastModifiedBy>
  <cp:revision>2</cp:revision>
  <dcterms:created xsi:type="dcterms:W3CDTF">2020-06-19T14:46:00Z</dcterms:created>
  <dcterms:modified xsi:type="dcterms:W3CDTF">2020-06-22T07:09:00Z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2020/6/18</vt:lpwstr>
  </property>
  <property fmtid="{D5CDD505-2E9C-101B-9397-08002B2CF9AE}" pid="3" name="output">
    <vt:lpwstr/>
  </property>
</Properties>
</file>