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680705" w14:textId="77777777" w:rsidR="00016001" w:rsidRDefault="009C70A8">
      <w:pPr>
        <w:pStyle w:val="a4"/>
        <w:rPr>
          <w:lang w:eastAsia="zh-CN"/>
        </w:rPr>
      </w:pPr>
      <w:r>
        <w:rPr>
          <w:lang w:eastAsia="zh-CN"/>
        </w:rPr>
        <w:t>Beta</w:t>
      </w:r>
      <w:r>
        <w:rPr>
          <w:lang w:eastAsia="zh-CN"/>
        </w:rPr>
        <w:t>多样性</w:t>
      </w:r>
      <w:r>
        <w:rPr>
          <w:lang w:eastAsia="zh-CN"/>
        </w:rPr>
        <w:t>PCoA/NMDS</w:t>
      </w:r>
      <w:r>
        <w:rPr>
          <w:lang w:eastAsia="zh-CN"/>
        </w:rPr>
        <w:t>排序分析</w:t>
      </w:r>
    </w:p>
    <w:p w14:paraId="02E20DCE" w14:textId="77777777" w:rsidR="00016001" w:rsidRDefault="009C70A8">
      <w:pPr>
        <w:pStyle w:val="Author"/>
        <w:rPr>
          <w:lang w:eastAsia="zh-CN"/>
        </w:rPr>
      </w:pPr>
      <w:r>
        <w:rPr>
          <w:lang w:eastAsia="zh-CN"/>
        </w:rPr>
        <w:t>文涛</w:t>
      </w:r>
      <w:r>
        <w:rPr>
          <w:lang w:eastAsia="zh-CN"/>
        </w:rPr>
        <w:t xml:space="preserve"> </w:t>
      </w:r>
      <w:r>
        <w:rPr>
          <w:lang w:eastAsia="zh-CN"/>
        </w:rPr>
        <w:t>南京农业大学</w:t>
      </w:r>
    </w:p>
    <w:p w14:paraId="35385A26" w14:textId="77777777" w:rsidR="00016001" w:rsidRDefault="009C70A8">
      <w:pPr>
        <w:pStyle w:val="a6"/>
        <w:rPr>
          <w:lang w:eastAsia="zh-CN"/>
        </w:rPr>
      </w:pPr>
      <w:r>
        <w:rPr>
          <w:lang w:eastAsia="zh-CN"/>
        </w:rPr>
        <w:t>2020/6/17</w:t>
      </w:r>
    </w:p>
    <w:p w14:paraId="4DE73421" w14:textId="77777777" w:rsidR="00016001" w:rsidRDefault="009C70A8">
      <w:pPr>
        <w:pStyle w:val="3"/>
        <w:rPr>
          <w:lang w:eastAsia="zh-CN"/>
        </w:rPr>
      </w:pPr>
      <w:bookmarkStart w:id="0" w:name="beta多样性与pcoa和nmds排序"/>
      <w:r>
        <w:rPr>
          <w:lang w:eastAsia="zh-CN"/>
        </w:rPr>
        <w:t>Beta</w:t>
      </w:r>
      <w:r>
        <w:rPr>
          <w:lang w:eastAsia="zh-CN"/>
        </w:rPr>
        <w:t>多样性与</w:t>
      </w:r>
      <w:r>
        <w:rPr>
          <w:lang w:eastAsia="zh-CN"/>
        </w:rPr>
        <w:t>PCoA</w:t>
      </w:r>
      <w:r>
        <w:rPr>
          <w:lang w:eastAsia="zh-CN"/>
        </w:rPr>
        <w:t>和</w:t>
      </w:r>
      <w:r>
        <w:rPr>
          <w:lang w:eastAsia="zh-CN"/>
        </w:rPr>
        <w:t>NMDS</w:t>
      </w:r>
      <w:r>
        <w:rPr>
          <w:lang w:eastAsia="zh-CN"/>
        </w:rPr>
        <w:t>排序</w:t>
      </w:r>
      <w:bookmarkEnd w:id="0"/>
    </w:p>
    <w:p w14:paraId="39C7BC0B" w14:textId="6F583BB2" w:rsidR="00016001" w:rsidRDefault="009C70A8" w:rsidP="00940805">
      <w:pPr>
        <w:pStyle w:val="FirstParagraph"/>
        <w:jc w:val="both"/>
        <w:rPr>
          <w:lang w:eastAsia="zh-CN"/>
        </w:rPr>
        <w:pPrChange w:id="1" w:author="Xi Jiao" w:date="2020-06-19T08:42:00Z">
          <w:pPr>
            <w:pStyle w:val="FirstParagraph"/>
          </w:pPr>
        </w:pPrChange>
      </w:pPr>
      <w:commentRangeStart w:id="2"/>
      <w:r>
        <w:rPr>
          <w:lang w:eastAsia="zh-CN"/>
        </w:rPr>
        <w:t>作为高通量测序的代表之一，扩增子</w:t>
      </w:r>
      <w:del w:id="3" w:author="Xi Jiao" w:date="2020-06-19T08:42:00Z">
        <w:r w:rsidDel="00940805">
          <w:rPr>
            <w:lang w:eastAsia="zh-CN"/>
          </w:rPr>
          <w:delText>目</w:delText>
        </w:r>
      </w:del>
      <w:r>
        <w:rPr>
          <w:lang w:eastAsia="zh-CN"/>
        </w:rPr>
        <w:t>早已成为表征微生物群落的主流手段，在后续的数据处理，生物信息学分析中最基础也是最重要的分析就是群落多样性分析（</w:t>
      </w:r>
      <w:r>
        <w:rPr>
          <w:lang w:eastAsia="zh-CN"/>
        </w:rPr>
        <w:t>alpha</w:t>
      </w:r>
      <w:r>
        <w:rPr>
          <w:lang w:eastAsia="zh-CN"/>
        </w:rPr>
        <w:t>多样性和</w:t>
      </w:r>
      <w:r>
        <w:rPr>
          <w:lang w:eastAsia="zh-CN"/>
        </w:rPr>
        <w:t>beta</w:t>
      </w:r>
      <w:r>
        <w:rPr>
          <w:lang w:eastAsia="zh-CN"/>
        </w:rPr>
        <w:t>多样性）。今天我们来学习的就是群落</w:t>
      </w:r>
      <w:r>
        <w:rPr>
          <w:lang w:eastAsia="zh-CN"/>
        </w:rPr>
        <w:t>bate</w:t>
      </w:r>
      <w:r>
        <w:rPr>
          <w:lang w:eastAsia="zh-CN"/>
        </w:rPr>
        <w:t>多样性分析中最重要</w:t>
      </w:r>
      <w:r>
        <w:rPr>
          <w:lang w:eastAsia="zh-CN"/>
        </w:rPr>
        <w:t>-</w:t>
      </w:r>
      <w:r>
        <w:rPr>
          <w:lang w:eastAsia="zh-CN"/>
        </w:rPr>
        <w:t>非限制性排序。</w:t>
      </w:r>
      <w:commentRangeEnd w:id="2"/>
      <w:r w:rsidR="00DF511D">
        <w:rPr>
          <w:rStyle w:val="af0"/>
        </w:rPr>
        <w:commentReference w:id="2"/>
      </w:r>
    </w:p>
    <w:p w14:paraId="3E85B49C" w14:textId="77777777" w:rsidR="00016001" w:rsidRDefault="009C70A8">
      <w:pPr>
        <w:pStyle w:val="4"/>
      </w:pPr>
      <w:bookmarkStart w:id="4" w:name="基本概念"/>
      <w:r>
        <w:t>基本概念</w:t>
      </w:r>
      <w:bookmarkEnd w:id="4"/>
    </w:p>
    <w:p w14:paraId="2A6E8A82" w14:textId="77777777" w:rsidR="00016001" w:rsidRDefault="009C70A8">
      <w:pPr>
        <w:pStyle w:val="5"/>
      </w:pPr>
      <w:bookmarkStart w:id="5" w:name="β多样性beta-diversity"/>
      <w:r>
        <w:t>β</w:t>
      </w:r>
      <w:r>
        <w:t>多样性</w:t>
      </w:r>
      <w:r>
        <w:t>(Beta diversity)</w:t>
      </w:r>
      <w:bookmarkEnd w:id="5"/>
    </w:p>
    <w:p w14:paraId="6DC45BCA" w14:textId="0F0C3781" w:rsidR="00016001" w:rsidRDefault="009C70A8">
      <w:pPr>
        <w:pStyle w:val="FirstParagraph"/>
      </w:pPr>
      <w:r>
        <w:t>β</w:t>
      </w:r>
      <w:r>
        <w:t>多样性又称生境间的多样性</w:t>
      </w:r>
      <w:r>
        <w:t>(between-habitat diversity)</w:t>
      </w:r>
      <w:r>
        <w:t>，是指沿环境梯度不同生境群落之间物种组成的相异性或物种沿环境梯度的更替速率，用于研究群落之间的</w:t>
      </w:r>
      <w:ins w:id="6" w:author="Xi Jiao" w:date="2020-06-19T08:45:00Z">
        <w:r w:rsidR="006A6B77">
          <w:rPr>
            <w:rFonts w:hint="eastAsia"/>
            <w:lang w:eastAsia="zh-CN"/>
          </w:rPr>
          <w:t>物</w:t>
        </w:r>
      </w:ins>
      <w:r>
        <w:t>种多度关系。</w:t>
      </w:r>
      <w:r>
        <w:t>Beta</w:t>
      </w:r>
      <w:r>
        <w:t>多样性本身代表了一</w:t>
      </w:r>
      <w:r>
        <w:t>个复杂的问题，可以被视为物种更替（物种沿空间、时间或环境梯度的定向过程）或物种组成的差异（数据集内物种组成的异质性的非定向过程）。</w:t>
      </w:r>
    </w:p>
    <w:p w14:paraId="210247ED" w14:textId="77777777" w:rsidR="00016001" w:rsidRDefault="009C70A8">
      <w:pPr>
        <w:pStyle w:val="a0"/>
        <w:rPr>
          <w:lang w:eastAsia="zh-CN"/>
        </w:rPr>
      </w:pPr>
      <w:r>
        <w:rPr>
          <w:lang w:eastAsia="zh-CN"/>
        </w:rPr>
        <w:t>群落的</w:t>
      </w:r>
      <w:r>
        <w:rPr>
          <w:lang w:eastAsia="zh-CN"/>
        </w:rPr>
        <w:t>Beta</w:t>
      </w:r>
      <w:r>
        <w:rPr>
          <w:lang w:eastAsia="zh-CN"/>
        </w:rPr>
        <w:t>多样性分析包括非约束排序（如</w:t>
      </w:r>
      <w:r>
        <w:rPr>
          <w:lang w:eastAsia="zh-CN"/>
        </w:rPr>
        <w:t>PCA</w:t>
      </w:r>
      <w:r>
        <w:rPr>
          <w:lang w:eastAsia="zh-CN"/>
        </w:rPr>
        <w:t>、</w:t>
      </w:r>
      <w:r>
        <w:rPr>
          <w:lang w:eastAsia="zh-CN"/>
        </w:rPr>
        <w:t>PCoA</w:t>
      </w:r>
      <w:r>
        <w:rPr>
          <w:lang w:eastAsia="zh-CN"/>
        </w:rPr>
        <w:t>等）、层次聚类等。但无论哪种形式的</w:t>
      </w:r>
      <w:r>
        <w:rPr>
          <w:lang w:eastAsia="zh-CN"/>
        </w:rPr>
        <w:t>Beta</w:t>
      </w:r>
      <w:r>
        <w:rPr>
          <w:lang w:eastAsia="zh-CN"/>
        </w:rPr>
        <w:t>多样性分析，均以群落相似（或距离）为基础。</w:t>
      </w:r>
    </w:p>
    <w:p w14:paraId="6F8E062B" w14:textId="77777777" w:rsidR="00016001" w:rsidRDefault="009C70A8">
      <w:pPr>
        <w:pStyle w:val="a0"/>
        <w:rPr>
          <w:lang w:eastAsia="zh-CN"/>
        </w:rPr>
      </w:pPr>
      <w:r>
        <w:rPr>
          <w:lang w:eastAsia="zh-CN"/>
        </w:rPr>
        <w:t>非限制性排序和层次聚类并是不独立的，下面这张图表示的就是非约束排序和层次聚类的关系：</w:t>
      </w:r>
    </w:p>
    <w:p w14:paraId="368F8CDE" w14:textId="77777777" w:rsidR="00016001" w:rsidRDefault="009C70A8">
      <w:pPr>
        <w:pStyle w:val="CaptionedFigure"/>
      </w:pPr>
      <w:r>
        <w:rPr>
          <w:noProof/>
        </w:rPr>
        <w:lastRenderedPageBreak/>
        <w:drawing>
          <wp:inline distT="0" distB="0" distL="0" distR="0" wp14:anchorId="27CF4374" wp14:editId="555B924E">
            <wp:extent cx="5334000" cy="4034768"/>
            <wp:effectExtent l="0" t="0" r="0" b="0"/>
            <wp:docPr id="1" name="Picture" descr="image"/>
            <wp:cNvGraphicFramePr/>
            <a:graphic xmlns:a="http://schemas.openxmlformats.org/drawingml/2006/main">
              <a:graphicData uri="http://schemas.openxmlformats.org/drawingml/2006/picture">
                <pic:pic xmlns:pic="http://schemas.openxmlformats.org/drawingml/2006/picture">
                  <pic:nvPicPr>
                    <pic:cNvPr id="0" name="Picture" descr="http://210.75.224.110/github/MicrobiomeStatPlot/221BetaPCoA/1.ordination_cluster.jpg"/>
                    <pic:cNvPicPr>
                      <a:picLocks noChangeAspect="1" noChangeArrowheads="1"/>
                    </pic:cNvPicPr>
                  </pic:nvPicPr>
                  <pic:blipFill>
                    <a:blip r:embed="rId11"/>
                    <a:stretch>
                      <a:fillRect/>
                    </a:stretch>
                  </pic:blipFill>
                  <pic:spPr bwMode="auto">
                    <a:xfrm>
                      <a:off x="0" y="0"/>
                      <a:ext cx="5334000" cy="4034768"/>
                    </a:xfrm>
                    <a:prstGeom prst="rect">
                      <a:avLst/>
                    </a:prstGeom>
                    <a:noFill/>
                    <a:ln w="9525">
                      <a:noFill/>
                      <a:headEnd/>
                      <a:tailEnd/>
                    </a:ln>
                  </pic:spPr>
                </pic:pic>
              </a:graphicData>
            </a:graphic>
          </wp:inline>
        </w:drawing>
      </w:r>
    </w:p>
    <w:p w14:paraId="3C1BF432" w14:textId="77777777" w:rsidR="00016001" w:rsidRDefault="009C70A8">
      <w:pPr>
        <w:pStyle w:val="ImageCaption"/>
        <w:rPr>
          <w:lang w:eastAsia="zh-CN"/>
        </w:rPr>
      </w:pPr>
      <w:r>
        <w:rPr>
          <w:lang w:eastAsia="zh-CN"/>
        </w:rPr>
        <w:t>image</w:t>
      </w:r>
    </w:p>
    <w:p w14:paraId="1773E9F3" w14:textId="77777777" w:rsidR="00016001" w:rsidRDefault="009C70A8">
      <w:pPr>
        <w:pStyle w:val="a0"/>
        <w:rPr>
          <w:lang w:eastAsia="zh-CN"/>
        </w:rPr>
      </w:pPr>
      <w:r>
        <w:rPr>
          <w:lang w:eastAsia="zh-CN"/>
        </w:rPr>
        <w:t>图</w:t>
      </w:r>
      <w:r>
        <w:rPr>
          <w:lang w:eastAsia="zh-CN"/>
        </w:rPr>
        <w:t xml:space="preserve">1. </w:t>
      </w:r>
      <w:r>
        <w:rPr>
          <w:lang w:eastAsia="zh-CN"/>
        </w:rPr>
        <w:t>图形展示</w:t>
      </w:r>
      <w:r>
        <w:rPr>
          <w:lang w:eastAsia="zh-CN"/>
        </w:rPr>
        <w:t xml:space="preserve"> a</w:t>
      </w:r>
      <w:r>
        <w:rPr>
          <w:lang w:eastAsia="zh-CN"/>
        </w:rPr>
        <w:t>距离矩阵，</w:t>
      </w:r>
      <w:r>
        <w:rPr>
          <w:lang w:eastAsia="zh-CN"/>
        </w:rPr>
        <w:t>b</w:t>
      </w:r>
      <w:r>
        <w:rPr>
          <w:lang w:eastAsia="zh-CN"/>
        </w:rPr>
        <w:t>聚类结果，</w:t>
      </w:r>
      <w:r>
        <w:rPr>
          <w:lang w:eastAsia="zh-CN"/>
        </w:rPr>
        <w:t>c</w:t>
      </w:r>
      <w:r>
        <w:rPr>
          <w:lang w:eastAsia="zh-CN"/>
        </w:rPr>
        <w:t>排序结果，</w:t>
      </w:r>
      <w:r>
        <w:rPr>
          <w:lang w:eastAsia="zh-CN"/>
        </w:rPr>
        <w:t>d</w:t>
      </w:r>
      <w:r>
        <w:rPr>
          <w:lang w:eastAsia="zh-CN"/>
        </w:rPr>
        <w:t>聚类结果叠加排序结果。</w:t>
      </w:r>
    </w:p>
    <w:p w14:paraId="54E2C334" w14:textId="72D32A58" w:rsidR="00016001" w:rsidRDefault="009C70A8">
      <w:pPr>
        <w:pStyle w:val="a0"/>
      </w:pPr>
      <w:r>
        <w:t>将分层聚类分析的结果与诸如非度量多维尺度分析</w:t>
      </w:r>
      <w:r>
        <w:t>(Non-</w:t>
      </w:r>
      <w:r>
        <w:t>metric multidimensional scaling,</w:t>
      </w:r>
      <w:ins w:id="7" w:author="Xi Jiao" w:date="2020-06-19T21:25:00Z">
        <w:r w:rsidR="00300B77">
          <w:t xml:space="preserve"> </w:t>
        </w:r>
      </w:ins>
      <w:r>
        <w:t>NMDS)</w:t>
      </w:r>
      <w:r>
        <w:t>产生的排序之类的结果结合，在图中，聚类和</w:t>
      </w:r>
      <w:r>
        <w:t>NMDS</w:t>
      </w:r>
      <w:r>
        <w:t>结果叠加在左下方面板中。在此示例中，结果展现出现一致性：聚集在一起的对象也彼此接近。</w:t>
      </w:r>
    </w:p>
    <w:p w14:paraId="1A677703" w14:textId="77777777" w:rsidR="00016001" w:rsidRDefault="009C70A8">
      <w:pPr>
        <w:pStyle w:val="a8"/>
      </w:pPr>
      <w:r>
        <w:t>备注：图片来源（</w:t>
      </w:r>
      <w:hyperlink r:id="rId12">
        <w:r>
          <w:rPr>
            <w:rStyle w:val="ad"/>
          </w:rPr>
          <w:t>http://mb3is.megx.net/gustame/home</w:t>
        </w:r>
      </w:hyperlink>
      <w:r>
        <w:t>）</w:t>
      </w:r>
    </w:p>
    <w:p w14:paraId="0E4D6EC2" w14:textId="77777777" w:rsidR="00016001" w:rsidRDefault="009C70A8">
      <w:pPr>
        <w:pStyle w:val="5"/>
        <w:rPr>
          <w:lang w:eastAsia="zh-CN"/>
        </w:rPr>
      </w:pPr>
      <w:bookmarkStart w:id="8" w:name="相似性和距离"/>
      <w:r>
        <w:rPr>
          <w:lang w:eastAsia="zh-CN"/>
        </w:rPr>
        <w:t>相似性和距离</w:t>
      </w:r>
      <w:bookmarkEnd w:id="8"/>
    </w:p>
    <w:p w14:paraId="4B9EB296" w14:textId="77777777" w:rsidR="00016001" w:rsidRDefault="009C70A8">
      <w:pPr>
        <w:pStyle w:val="FirstParagraph"/>
        <w:rPr>
          <w:lang w:eastAsia="zh-CN"/>
        </w:rPr>
      </w:pPr>
      <w:r>
        <w:rPr>
          <w:b/>
          <w:lang w:eastAsia="zh-CN"/>
        </w:rPr>
        <w:t>生态相似性</w:t>
      </w:r>
      <w:r>
        <w:rPr>
          <w:lang w:eastAsia="zh-CN"/>
        </w:rPr>
        <w:t>（</w:t>
      </w:r>
      <w:r>
        <w:rPr>
          <w:lang w:eastAsia="zh-CN"/>
        </w:rPr>
        <w:t>Ecological resemblance</w:t>
      </w:r>
      <w:r>
        <w:rPr>
          <w:lang w:eastAsia="zh-CN"/>
        </w:rPr>
        <w:t>）以计算样方之间的群落组成相似程度或距</w:t>
      </w:r>
      <w:r>
        <w:rPr>
          <w:lang w:eastAsia="zh-CN"/>
        </w:rPr>
        <w:t>离（相异程度）为基础，是处理多元生态数据的基本方法之一。在群落数据的分析中，常用其反映</w:t>
      </w:r>
      <w:r>
        <w:rPr>
          <w:lang w:eastAsia="zh-CN"/>
        </w:rPr>
        <w:t>Beta</w:t>
      </w:r>
      <w:r>
        <w:rPr>
          <w:lang w:eastAsia="zh-CN"/>
        </w:rPr>
        <w:t>多样性。</w:t>
      </w:r>
    </w:p>
    <w:p w14:paraId="2236017B" w14:textId="77777777" w:rsidR="00016001" w:rsidRDefault="009C70A8">
      <w:pPr>
        <w:pStyle w:val="a0"/>
        <w:rPr>
          <w:lang w:eastAsia="zh-CN"/>
        </w:rPr>
      </w:pPr>
      <w:r>
        <w:rPr>
          <w:lang w:eastAsia="zh-CN"/>
        </w:rPr>
        <w:t>如在物种数据的分析中，对于两个群落，若它们共享相同的物种，并且所有物种的丰度也一致，那么这两个群落就具有最高的相似程度（或最低距离</w:t>
      </w:r>
      <w:r>
        <w:rPr>
          <w:lang w:eastAsia="zh-CN"/>
        </w:rPr>
        <w:t>0</w:t>
      </w:r>
      <w:r>
        <w:rPr>
          <w:lang w:eastAsia="zh-CN"/>
        </w:rPr>
        <w:t>）</w:t>
      </w:r>
      <w:r>
        <w:rPr>
          <w:b/>
          <w:lang w:eastAsia="zh-CN"/>
        </w:rPr>
        <w:t>。生态学数据分析中的很多统计方法都以样方之间的相似性或距离为基础</w:t>
      </w:r>
      <w:r>
        <w:rPr>
          <w:lang w:eastAsia="zh-CN"/>
        </w:rPr>
        <w:t>，例如上述提到的</w:t>
      </w:r>
      <w:r>
        <w:rPr>
          <w:lang w:eastAsia="zh-CN"/>
        </w:rPr>
        <w:t>Beta</w:t>
      </w:r>
      <w:r>
        <w:rPr>
          <w:lang w:eastAsia="zh-CN"/>
        </w:rPr>
        <w:t>多样性分析中的聚类、排序等，即使对于</w:t>
      </w:r>
      <w:r>
        <w:rPr>
          <w:lang w:eastAsia="zh-CN"/>
        </w:rPr>
        <w:t>PCA</w:t>
      </w:r>
      <w:r>
        <w:rPr>
          <w:lang w:eastAsia="zh-CN"/>
        </w:rPr>
        <w:t>和</w:t>
      </w:r>
      <w:r>
        <w:rPr>
          <w:lang w:eastAsia="zh-CN"/>
        </w:rPr>
        <w:t>CA</w:t>
      </w:r>
      <w:r>
        <w:rPr>
          <w:lang w:eastAsia="zh-CN"/>
        </w:rPr>
        <w:t>，实质上在计算时也分别基于欧几里得（</w:t>
      </w:r>
      <w:r>
        <w:rPr>
          <w:lang w:eastAsia="zh-CN"/>
        </w:rPr>
        <w:t>euclidean</w:t>
      </w:r>
      <w:r>
        <w:rPr>
          <w:lang w:eastAsia="zh-CN"/>
        </w:rPr>
        <w:t>）和卡方（</w:t>
      </w:r>
      <w:r>
        <w:rPr>
          <w:lang w:eastAsia="zh-CN"/>
        </w:rPr>
        <w:t>chi-square</w:t>
      </w:r>
      <w:r>
        <w:rPr>
          <w:lang w:eastAsia="zh-CN"/>
        </w:rPr>
        <w:t>）距离考虑的。</w:t>
      </w:r>
    </w:p>
    <w:p w14:paraId="0CE38F1F" w14:textId="77777777" w:rsidR="00016001" w:rsidRDefault="009C70A8">
      <w:pPr>
        <w:pStyle w:val="a0"/>
        <w:rPr>
          <w:lang w:eastAsia="zh-CN"/>
        </w:rPr>
      </w:pPr>
      <w:r>
        <w:rPr>
          <w:lang w:eastAsia="zh-CN"/>
        </w:rPr>
        <w:lastRenderedPageBreak/>
        <w:t>若两个对象在各属性上越近似，那么它们的</w:t>
      </w:r>
      <w:r>
        <w:rPr>
          <w:lang w:eastAsia="zh-CN"/>
        </w:rPr>
        <w:t>相似性就越高。对于群落数据，这些属性一般就是物种组成，或者环境属性等。通常使用物种组成数据，依据相似性指数（</w:t>
      </w:r>
      <w:r>
        <w:rPr>
          <w:lang w:eastAsia="zh-CN"/>
        </w:rPr>
        <w:t>similarity indices</w:t>
      </w:r>
      <w:r>
        <w:rPr>
          <w:lang w:eastAsia="zh-CN"/>
        </w:rPr>
        <w:t>）判断群落相似性，范围由</w:t>
      </w:r>
      <w:r>
        <w:rPr>
          <w:lang w:eastAsia="zh-CN"/>
        </w:rPr>
        <w:t>0</w:t>
      </w:r>
      <w:r>
        <w:rPr>
          <w:lang w:eastAsia="zh-CN"/>
        </w:rPr>
        <w:t>（两个群落不共享任何物种）到</w:t>
      </w:r>
      <w:r>
        <w:rPr>
          <w:lang w:eastAsia="zh-CN"/>
        </w:rPr>
        <w:t>1</w:t>
      </w:r>
      <w:r>
        <w:rPr>
          <w:lang w:eastAsia="zh-CN"/>
        </w:rPr>
        <w:t>（两个群落的物种类型和丰度完全一致）。所有相似性指数均可以转换为距离指数，转化公式大致就是</w:t>
      </w:r>
      <w:r>
        <w:rPr>
          <w:lang w:eastAsia="zh-CN"/>
        </w:rPr>
        <w:t>“</w:t>
      </w:r>
      <w:r>
        <w:rPr>
          <w:lang w:eastAsia="zh-CN"/>
        </w:rPr>
        <w:t>距离指数</w:t>
      </w:r>
      <w:r>
        <w:rPr>
          <w:lang w:eastAsia="zh-CN"/>
        </w:rPr>
        <w:t xml:space="preserve">=1 – </w:t>
      </w:r>
      <w:r>
        <w:rPr>
          <w:lang w:eastAsia="zh-CN"/>
        </w:rPr>
        <w:t>相似性指数</w:t>
      </w:r>
      <w:r>
        <w:rPr>
          <w:lang w:eastAsia="zh-CN"/>
        </w:rPr>
        <w:t>”</w:t>
      </w:r>
      <w:r>
        <w:rPr>
          <w:lang w:eastAsia="zh-CN"/>
        </w:rPr>
        <w:t>的关系。</w:t>
      </w:r>
    </w:p>
    <w:p w14:paraId="10F65E06" w14:textId="77777777" w:rsidR="00016001" w:rsidRDefault="009C70A8">
      <w:pPr>
        <w:pStyle w:val="a0"/>
        <w:rPr>
          <w:lang w:eastAsia="zh-CN"/>
        </w:rPr>
      </w:pPr>
      <w:r>
        <w:rPr>
          <w:lang w:eastAsia="zh-CN"/>
        </w:rPr>
        <w:t>（</w:t>
      </w:r>
      <w:r>
        <w:rPr>
          <w:lang w:eastAsia="zh-CN"/>
        </w:rPr>
        <w:t>1</w:t>
      </w:r>
      <w:r>
        <w:rPr>
          <w:lang w:eastAsia="zh-CN"/>
        </w:rPr>
        <w:t>）可以转化为相似性指数的距离指数，例如定量数据的相异百分率（也称为</w:t>
      </w:r>
      <w:r>
        <w:rPr>
          <w:lang w:eastAsia="zh-CN"/>
        </w:rPr>
        <w:t>Bray-Curtis</w:t>
      </w:r>
      <w:r>
        <w:rPr>
          <w:lang w:eastAsia="zh-CN"/>
        </w:rPr>
        <w:t>距离）等。二者相互转换的公式通常表示为</w:t>
      </w:r>
      <w:r>
        <w:rPr>
          <w:lang w:eastAsia="zh-CN"/>
        </w:rPr>
        <w:t>D=1-S</w:t>
      </w:r>
      <w:r>
        <w:rPr>
          <w:lang w:eastAsia="zh-CN"/>
        </w:rPr>
        <w:t>或</w:t>
      </w:r>
      <w:r>
        <w:rPr>
          <w:lang w:eastAsia="zh-CN"/>
        </w:rPr>
        <w:t>S=1-D</w:t>
      </w:r>
      <w:r>
        <w:rPr>
          <w:lang w:eastAsia="zh-CN"/>
        </w:rPr>
        <w:t>，其中</w:t>
      </w:r>
      <w:r>
        <w:rPr>
          <w:lang w:eastAsia="zh-CN"/>
        </w:rPr>
        <w:t>S</w:t>
      </w:r>
      <w:r>
        <w:rPr>
          <w:lang w:eastAsia="zh-CN"/>
        </w:rPr>
        <w:t>是相似性指数，</w:t>
      </w:r>
      <w:r>
        <w:rPr>
          <w:lang w:eastAsia="zh-CN"/>
        </w:rPr>
        <w:t>D</w:t>
      </w:r>
      <w:r>
        <w:rPr>
          <w:lang w:eastAsia="zh-CN"/>
        </w:rPr>
        <w:t>为距</w:t>
      </w:r>
      <w:r>
        <w:rPr>
          <w:lang w:eastAsia="zh-CN"/>
        </w:rPr>
        <w:t>离指数。</w:t>
      </w:r>
    </w:p>
    <w:p w14:paraId="5681C3C7" w14:textId="77777777" w:rsidR="00016001" w:rsidRDefault="009C70A8">
      <w:pPr>
        <w:pStyle w:val="a0"/>
        <w:rPr>
          <w:lang w:eastAsia="zh-CN"/>
        </w:rPr>
      </w:pPr>
      <w:r>
        <w:rPr>
          <w:lang w:eastAsia="zh-CN"/>
        </w:rPr>
        <w:t>（</w:t>
      </w:r>
      <w:r>
        <w:rPr>
          <w:lang w:eastAsia="zh-CN"/>
        </w:rPr>
        <w:t>2</w:t>
      </w:r>
      <w:r>
        <w:rPr>
          <w:lang w:eastAsia="zh-CN"/>
        </w:rPr>
        <w:t>）无法转化为相似性指数的距离指数，例如欧几里得距离、卡方距离。</w:t>
      </w:r>
    </w:p>
    <w:p w14:paraId="4B407A97" w14:textId="77777777" w:rsidR="00016001" w:rsidRDefault="009C70A8">
      <w:pPr>
        <w:pStyle w:val="a0"/>
        <w:rPr>
          <w:lang w:eastAsia="zh-CN"/>
        </w:rPr>
      </w:pPr>
      <w:r>
        <w:t>距离指数（</w:t>
      </w:r>
      <w:r>
        <w:t>distance indices</w:t>
      </w:r>
      <w:r>
        <w:t>）或称距离测度（</w:t>
      </w:r>
      <w:r>
        <w:t>distance measures</w:t>
      </w:r>
      <w:r>
        <w:t>），与相似性指数相反，距离数值越大表明群落间差异越大。存在多种距离类型，例如欧几里得（</w:t>
      </w:r>
      <w:r>
        <w:t>Euclidean</w:t>
      </w:r>
      <w:r>
        <w:t>）距离、</w:t>
      </w:r>
      <w:r>
        <w:t>Bray-Curtis</w:t>
      </w:r>
      <w:r>
        <w:t>距离、</w:t>
      </w:r>
      <w:r>
        <w:t>UniFrac</w:t>
      </w:r>
      <w:r>
        <w:t>距离等。</w:t>
      </w:r>
      <w:r>
        <w:rPr>
          <w:lang w:eastAsia="zh-CN"/>
        </w:rPr>
        <w:t>对于物种组成数据，距离指数的最小值为</w:t>
      </w:r>
      <w:r>
        <w:rPr>
          <w:lang w:eastAsia="zh-CN"/>
        </w:rPr>
        <w:t>0</w:t>
      </w:r>
      <w:r>
        <w:rPr>
          <w:lang w:eastAsia="zh-CN"/>
        </w:rPr>
        <w:t>（两个群落的物种类型和丰度完全一致），最大取值取决于距离类型和数据本身。</w:t>
      </w:r>
    </w:p>
    <w:p w14:paraId="03ABCFC5" w14:textId="77777777" w:rsidR="00016001" w:rsidRDefault="009C70A8">
      <w:pPr>
        <w:pStyle w:val="a0"/>
      </w:pPr>
      <w:r>
        <w:t>相似性或距离的衡量标准有很多种，</w:t>
      </w:r>
      <w:r>
        <w:t>Legendre</w:t>
      </w:r>
      <w:r>
        <w:t>和</w:t>
      </w:r>
      <w:r>
        <w:t>Legendre</w:t>
      </w:r>
      <w:r>
        <w:t>（</w:t>
      </w:r>
      <w:r>
        <w:t>1998</w:t>
      </w:r>
      <w:r>
        <w:t>）列出大约</w:t>
      </w:r>
      <w:r>
        <w:t>30</w:t>
      </w:r>
      <w:r>
        <w:t>种方法，并对生态相似性作了更详细的介绍，有兴趣可自行参阅</w:t>
      </w:r>
      <w:r>
        <w:t>Legendre</w:t>
      </w:r>
      <w:r>
        <w:t>和</w:t>
      </w:r>
      <w:r>
        <w:t>Legendre</w:t>
      </w:r>
      <w:r>
        <w:t>（</w:t>
      </w:r>
      <w:r>
        <w:t>1998</w:t>
      </w:r>
      <w:r>
        <w:t>）</w:t>
      </w:r>
      <w:r>
        <w:t>“Numerical Ecology”</w:t>
      </w:r>
      <w:r>
        <w:t>第七章</w:t>
      </w:r>
      <w:r>
        <w:t>“Ecological resemblance”</w:t>
      </w:r>
      <w:r>
        <w:t>的内容。</w:t>
      </w:r>
    </w:p>
    <w:p w14:paraId="714E7508" w14:textId="77777777" w:rsidR="00016001" w:rsidRDefault="009C70A8">
      <w:pPr>
        <w:pStyle w:val="5"/>
      </w:pPr>
      <w:bookmarkStart w:id="9" w:name="常见的相似性距离指数"/>
      <w:r>
        <w:t>常见的相似性</w:t>
      </w:r>
      <w:r>
        <w:t>/</w:t>
      </w:r>
      <w:r>
        <w:t>距离指数</w:t>
      </w:r>
      <w:bookmarkEnd w:id="9"/>
    </w:p>
    <w:p w14:paraId="69ECA426" w14:textId="77777777" w:rsidR="00016001" w:rsidRDefault="009C70A8">
      <w:pPr>
        <w:pStyle w:val="FirstParagraph"/>
      </w:pPr>
      <w:r>
        <w:rPr>
          <w:b/>
        </w:rPr>
        <w:t>Jaccard</w:t>
      </w:r>
      <w:r>
        <w:t>:</w:t>
      </w:r>
    </w:p>
    <w:p w14:paraId="3662238A" w14:textId="77777777" w:rsidR="00016001" w:rsidRDefault="009C70A8">
      <w:pPr>
        <w:pStyle w:val="a0"/>
      </w:pPr>
      <w:r>
        <w:t>Jaccard</w:t>
      </w:r>
      <w:r>
        <w:t>相似性指数（</w:t>
      </w:r>
      <w:r>
        <w:t>Jaccard similarity index</w:t>
      </w:r>
      <w:r>
        <w:t>）将两个样方共享的物种数量（</w:t>
      </w:r>
      <w:r>
        <w:t>a</w:t>
      </w:r>
      <w:r>
        <w:t>）除以两个样方中出现的所有物种的总和（</w:t>
      </w:r>
      <w:r>
        <w:t>a + b + c</w:t>
      </w:r>
      <w:r>
        <w:t>，其中</w:t>
      </w:r>
      <w:r>
        <w:t>b</w:t>
      </w:r>
      <w:r>
        <w:t>和</w:t>
      </w:r>
      <w:r>
        <w:t>c</w:t>
      </w:r>
      <w:r>
        <w:t>是仅在第一个和第二个样方中出现的物种数量）。计算公式如下：</w:t>
      </w:r>
    </w:p>
    <w:p w14:paraId="6DFA47E3" w14:textId="77777777" w:rsidR="00016001" w:rsidRDefault="009C70A8">
      <w:pPr>
        <w:pStyle w:val="CaptionedFigure"/>
      </w:pPr>
      <w:r>
        <w:rPr>
          <w:noProof/>
        </w:rPr>
        <w:drawing>
          <wp:inline distT="0" distB="0" distL="0" distR="0" wp14:anchorId="3508A586" wp14:editId="27C2C61F">
            <wp:extent cx="1943100" cy="749300"/>
            <wp:effectExtent l="0" t="0" r="0" b="0"/>
            <wp:docPr id="2" name="Picture" descr="image"/>
            <wp:cNvGraphicFramePr/>
            <a:graphic xmlns:a="http://schemas.openxmlformats.org/drawingml/2006/main">
              <a:graphicData uri="http://schemas.openxmlformats.org/drawingml/2006/picture">
                <pic:pic xmlns:pic="http://schemas.openxmlformats.org/drawingml/2006/picture">
                  <pic:nvPicPr>
                    <pic:cNvPr id="0" name="Picture" descr="http://210.75.224.110/github/MicrobiomeStatPlot/221BetaPCoA/2.jaccard.png"/>
                    <pic:cNvPicPr>
                      <a:picLocks noChangeAspect="1" noChangeArrowheads="1"/>
                    </pic:cNvPicPr>
                  </pic:nvPicPr>
                  <pic:blipFill>
                    <a:blip r:embed="rId13"/>
                    <a:stretch>
                      <a:fillRect/>
                    </a:stretch>
                  </pic:blipFill>
                  <pic:spPr bwMode="auto">
                    <a:xfrm>
                      <a:off x="0" y="0"/>
                      <a:ext cx="1943100" cy="749300"/>
                    </a:xfrm>
                    <a:prstGeom prst="rect">
                      <a:avLst/>
                    </a:prstGeom>
                    <a:noFill/>
                    <a:ln w="9525">
                      <a:noFill/>
                      <a:headEnd/>
                      <a:tailEnd/>
                    </a:ln>
                  </pic:spPr>
                </pic:pic>
              </a:graphicData>
            </a:graphic>
          </wp:inline>
        </w:drawing>
      </w:r>
    </w:p>
    <w:p w14:paraId="35A4B8BD" w14:textId="77777777" w:rsidR="00016001" w:rsidRDefault="009C70A8">
      <w:pPr>
        <w:pStyle w:val="ImageCaption"/>
      </w:pPr>
      <w:r>
        <w:t>image</w:t>
      </w:r>
    </w:p>
    <w:p w14:paraId="0B500C72" w14:textId="77777777" w:rsidR="00016001" w:rsidRDefault="009C70A8">
      <w:pPr>
        <w:pStyle w:val="a0"/>
        <w:rPr>
          <w:lang w:eastAsia="zh-CN"/>
        </w:rPr>
      </w:pPr>
      <w:r>
        <w:t>其中，</w:t>
      </w:r>
      <w:r>
        <w:t>y1j</w:t>
      </w:r>
      <w:r>
        <w:t>和</w:t>
      </w:r>
      <w:r>
        <w:t>y2j</w:t>
      </w:r>
      <w:r>
        <w:t>分别是对象</w:t>
      </w:r>
      <w:r>
        <w:t>1</w:t>
      </w:r>
      <w:r>
        <w:t>和</w:t>
      </w:r>
      <w:r>
        <w:t>2</w:t>
      </w:r>
      <w:r>
        <w:t>中元素</w:t>
      </w:r>
      <w:r>
        <w:t>j</w:t>
      </w:r>
      <w:r>
        <w:t>的数值。若是群落物种数据，那么</w:t>
      </w:r>
      <w:r>
        <w:t>y1j</w:t>
      </w:r>
      <w:r>
        <w:t>和</w:t>
      </w:r>
      <w:r>
        <w:t>y2j</w:t>
      </w:r>
      <w:r>
        <w:t>即分别是样方</w:t>
      </w:r>
      <w:r>
        <w:t>1</w:t>
      </w:r>
      <w:r>
        <w:t>和</w:t>
      </w:r>
      <w:r>
        <w:t>2</w:t>
      </w:r>
      <w:r>
        <w:t>中物种</w:t>
      </w:r>
      <w:r>
        <w:t>j</w:t>
      </w:r>
      <w:r>
        <w:t>的丰度。</w:t>
      </w:r>
      <w:r>
        <w:rPr>
          <w:lang w:eastAsia="zh-CN"/>
        </w:rPr>
        <w:t>p</w:t>
      </w:r>
      <w:r>
        <w:rPr>
          <w:lang w:eastAsia="zh-CN"/>
        </w:rPr>
        <w:t>是物种数（样方</w:t>
      </w:r>
      <w:r>
        <w:rPr>
          <w:lang w:eastAsia="zh-CN"/>
        </w:rPr>
        <w:t>-</w:t>
      </w:r>
      <w:r>
        <w:rPr>
          <w:lang w:eastAsia="zh-CN"/>
        </w:rPr>
        <w:t>物种矩阵中的物种数）。如下展示了仅包含两个物种的两个群落之间的欧几里得距离的计算过程。</w:t>
      </w:r>
    </w:p>
    <w:p w14:paraId="18FA2677" w14:textId="77777777" w:rsidR="00016001" w:rsidRDefault="009C70A8">
      <w:pPr>
        <w:pStyle w:val="a0"/>
        <w:rPr>
          <w:lang w:eastAsia="zh-CN"/>
        </w:rPr>
      </w:pPr>
      <w:r>
        <w:rPr>
          <w:lang w:eastAsia="zh-CN"/>
        </w:rPr>
        <w:t>但是在物种数据的分析中，欧几里得距离却表现得不很理想。主要原因在于它是一个对称的指数，即它将</w:t>
      </w:r>
      <w:commentRangeStart w:id="10"/>
      <w:r>
        <w:rPr>
          <w:lang w:eastAsia="zh-CN"/>
        </w:rPr>
        <w:t>“</w:t>
      </w:r>
      <w:r>
        <w:rPr>
          <w:lang w:eastAsia="zh-CN"/>
        </w:rPr>
        <w:t>双零</w:t>
      </w:r>
      <w:r>
        <w:rPr>
          <w:lang w:eastAsia="zh-CN"/>
        </w:rPr>
        <w:t>”</w:t>
      </w:r>
      <w:r>
        <w:rPr>
          <w:lang w:eastAsia="zh-CN"/>
        </w:rPr>
        <w:t>现象</w:t>
      </w:r>
      <w:commentRangeEnd w:id="10"/>
      <w:r w:rsidR="00DB5A10">
        <w:rPr>
          <w:rStyle w:val="af0"/>
        </w:rPr>
        <w:commentReference w:id="10"/>
      </w:r>
      <w:r>
        <w:rPr>
          <w:lang w:eastAsia="zh-CN"/>
        </w:rPr>
        <w:t>视作相同存在的方式处理，因此会缩小两个共享很少物种的群落之间的距离（实际上，它们差异很大）。可参考上文</w:t>
      </w:r>
      <w:commentRangeStart w:id="11"/>
      <w:r>
        <w:rPr>
          <w:lang w:eastAsia="zh-CN"/>
        </w:rPr>
        <w:t>“</w:t>
      </w:r>
      <w:r>
        <w:rPr>
          <w:lang w:eastAsia="zh-CN"/>
        </w:rPr>
        <w:t>对称指数和非对称指数</w:t>
      </w:r>
      <w:r>
        <w:rPr>
          <w:lang w:eastAsia="zh-CN"/>
        </w:rPr>
        <w:t>”</w:t>
      </w:r>
      <w:commentRangeEnd w:id="11"/>
      <w:r w:rsidR="004E4C60">
        <w:rPr>
          <w:rStyle w:val="af0"/>
        </w:rPr>
        <w:commentReference w:id="11"/>
      </w:r>
      <w:r>
        <w:rPr>
          <w:lang w:eastAsia="zh-CN"/>
        </w:rPr>
        <w:t>所述。并且，他还有对</w:t>
      </w:r>
      <w:r>
        <w:rPr>
          <w:lang w:eastAsia="zh-CN"/>
        </w:rPr>
        <w:t>“</w:t>
      </w:r>
      <w:r>
        <w:rPr>
          <w:lang w:eastAsia="zh-CN"/>
        </w:rPr>
        <w:t>物种丰度的差异</w:t>
      </w:r>
      <w:r>
        <w:rPr>
          <w:lang w:eastAsia="zh-CN"/>
        </w:rPr>
        <w:t>”</w:t>
      </w:r>
      <w:r>
        <w:rPr>
          <w:lang w:eastAsia="zh-CN"/>
        </w:rPr>
        <w:t>比对</w:t>
      </w:r>
      <w:r>
        <w:rPr>
          <w:lang w:eastAsia="zh-CN"/>
        </w:rPr>
        <w:t>“</w:t>
      </w:r>
      <w:r>
        <w:rPr>
          <w:lang w:eastAsia="zh-CN"/>
        </w:rPr>
        <w:t>物种是否存在</w:t>
      </w:r>
      <w:r>
        <w:rPr>
          <w:lang w:eastAsia="zh-CN"/>
        </w:rPr>
        <w:t>”</w:t>
      </w:r>
      <w:r>
        <w:rPr>
          <w:lang w:eastAsia="zh-CN"/>
        </w:rPr>
        <w:t>更加敏感</w:t>
      </w:r>
      <w:r>
        <w:rPr>
          <w:lang w:eastAsia="zh-CN"/>
        </w:rPr>
        <w:lastRenderedPageBreak/>
        <w:t>的这么一个特点，也会影响我们对群落相似程度的判断。本文的末尾，详细展示了一例在物种数据处理中使用欧几里得距离可能会带来的问题。</w:t>
      </w:r>
    </w:p>
    <w:p w14:paraId="4FA26DC9" w14:textId="77777777" w:rsidR="00016001" w:rsidRDefault="009C70A8">
      <w:pPr>
        <w:pStyle w:val="a0"/>
        <w:rPr>
          <w:lang w:eastAsia="zh-CN"/>
        </w:rPr>
      </w:pPr>
      <w:r>
        <w:rPr>
          <w:lang w:eastAsia="zh-CN"/>
        </w:rPr>
        <w:t>如果仍要将欧几里得距离应用在物种数据的分析中，常见的解决方法是首先对原始物种数据执行预转化（常见的如弦转化、</w:t>
      </w:r>
      <w:r>
        <w:rPr>
          <w:lang w:eastAsia="zh-CN"/>
        </w:rPr>
        <w:t>Hellinger</w:t>
      </w:r>
      <w:r>
        <w:rPr>
          <w:lang w:eastAsia="zh-CN"/>
        </w:rPr>
        <w:t>转化等），然后再使用转化后的数据计算欧几里得距离（即对应于下文提到的弦距离、</w:t>
      </w:r>
      <w:r>
        <w:rPr>
          <w:lang w:eastAsia="zh-CN"/>
        </w:rPr>
        <w:t>Hellinger</w:t>
      </w:r>
      <w:r>
        <w:rPr>
          <w:lang w:eastAsia="zh-CN"/>
        </w:rPr>
        <w:t>距离，事实上，它们仍然属于欧氏距离）。尽管弦距离、</w:t>
      </w:r>
      <w:r>
        <w:rPr>
          <w:lang w:eastAsia="zh-CN"/>
        </w:rPr>
        <w:t>Hellinger</w:t>
      </w:r>
      <w:r>
        <w:rPr>
          <w:lang w:eastAsia="zh-CN"/>
        </w:rPr>
        <w:t>距离等然是对称指数的范畴，但是相较于使用原始物种丰度数据所得的欧几里得距</w:t>
      </w:r>
      <w:r>
        <w:rPr>
          <w:lang w:eastAsia="zh-CN"/>
        </w:rPr>
        <w:t>离，弦距离、</w:t>
      </w:r>
      <w:r>
        <w:rPr>
          <w:lang w:eastAsia="zh-CN"/>
        </w:rPr>
        <w:t>Hellinger</w:t>
      </w:r>
      <w:r>
        <w:rPr>
          <w:lang w:eastAsia="zh-CN"/>
        </w:rPr>
        <w:t>距离的优势体现在存在距离的</w:t>
      </w:r>
      <w:r>
        <w:rPr>
          <w:lang w:eastAsia="zh-CN"/>
        </w:rPr>
        <w:t>“</w:t>
      </w:r>
      <w:r>
        <w:rPr>
          <w:lang w:eastAsia="zh-CN"/>
        </w:rPr>
        <w:t>上限</w:t>
      </w:r>
      <w:r>
        <w:rPr>
          <w:lang w:eastAsia="zh-CN"/>
        </w:rPr>
        <w:t>”</w:t>
      </w:r>
      <w:r>
        <w:rPr>
          <w:lang w:eastAsia="zh-CN"/>
        </w:rPr>
        <w:t>，降低了欧几里得距离对</w:t>
      </w:r>
      <w:r>
        <w:rPr>
          <w:lang w:eastAsia="zh-CN"/>
        </w:rPr>
        <w:t>“</w:t>
      </w:r>
      <w:r>
        <w:rPr>
          <w:lang w:eastAsia="zh-CN"/>
        </w:rPr>
        <w:t>物种丰度</w:t>
      </w:r>
      <w:r>
        <w:rPr>
          <w:lang w:eastAsia="zh-CN"/>
        </w:rPr>
        <w:t>”</w:t>
      </w:r>
      <w:r>
        <w:rPr>
          <w:lang w:eastAsia="zh-CN"/>
        </w:rPr>
        <w:t>的敏感性，有效减少了</w:t>
      </w:r>
      <w:r>
        <w:rPr>
          <w:lang w:eastAsia="zh-CN"/>
        </w:rPr>
        <w:t>“</w:t>
      </w:r>
      <w:r>
        <w:rPr>
          <w:lang w:eastAsia="zh-CN"/>
        </w:rPr>
        <w:t>双零</w:t>
      </w:r>
      <w:r>
        <w:rPr>
          <w:lang w:eastAsia="zh-CN"/>
        </w:rPr>
        <w:t>”</w:t>
      </w:r>
      <w:r>
        <w:rPr>
          <w:lang w:eastAsia="zh-CN"/>
        </w:rPr>
        <w:t>问题导致的误差。</w:t>
      </w:r>
    </w:p>
    <w:p w14:paraId="255A8798" w14:textId="77777777" w:rsidR="00016001" w:rsidRDefault="009C70A8">
      <w:pPr>
        <w:pStyle w:val="a0"/>
        <w:rPr>
          <w:lang w:eastAsia="zh-CN"/>
        </w:rPr>
      </w:pPr>
      <w:r>
        <w:rPr>
          <w:lang w:eastAsia="zh-CN"/>
        </w:rPr>
        <w:t>更多情况下，我们在处理物种数据时，会尽可能避开使用欧几里得距离这类的对称指数。例如，通常我们选择使用非对称的</w:t>
      </w:r>
      <w:r>
        <w:rPr>
          <w:lang w:eastAsia="zh-CN"/>
        </w:rPr>
        <w:t>Bray-curtis</w:t>
      </w:r>
      <w:r>
        <w:rPr>
          <w:lang w:eastAsia="zh-CN"/>
        </w:rPr>
        <w:t>距离等。除非特定需要，不得不使用欧氏距离的情况下，可再考虑先转化数据再求欧几里得距离的方法。</w:t>
      </w:r>
    </w:p>
    <w:p w14:paraId="1D10A850" w14:textId="77777777" w:rsidR="00016001" w:rsidRDefault="009C70A8">
      <w:pPr>
        <w:pStyle w:val="a0"/>
      </w:pPr>
      <w:r>
        <w:rPr>
          <w:b/>
        </w:rPr>
        <w:t>Bray-curtis</w:t>
      </w:r>
      <w:r>
        <w:rPr>
          <w:b/>
        </w:rPr>
        <w:t>距离</w:t>
      </w:r>
      <w:r>
        <w:t>(Bray-curtis distance):</w:t>
      </w:r>
    </w:p>
    <w:p w14:paraId="2315D397" w14:textId="77777777" w:rsidR="00016001" w:rsidRDefault="009C70A8">
      <w:pPr>
        <w:pStyle w:val="a0"/>
      </w:pPr>
      <w:r>
        <w:t>Bray-curtis</w:t>
      </w:r>
      <w:r>
        <w:t>距离或称</w:t>
      </w:r>
      <w:r>
        <w:t>Bray-curtis</w:t>
      </w:r>
      <w:r>
        <w:t>相异度（</w:t>
      </w:r>
      <w:r>
        <w:t>Bray-</w:t>
      </w:r>
      <w:r>
        <w:t>curtis dissimilarity</w:t>
      </w:r>
      <w:r>
        <w:t>）、相异百分率（</w:t>
      </w:r>
      <w:r>
        <w:t>Percentage difference</w:t>
      </w:r>
      <w:r>
        <w:t>）。其计算公式如下：</w:t>
      </w:r>
    </w:p>
    <w:p w14:paraId="1763091F" w14:textId="77777777" w:rsidR="00016001" w:rsidRDefault="009C70A8">
      <w:pPr>
        <w:pStyle w:val="CaptionedFigure"/>
      </w:pPr>
      <w:r>
        <w:rPr>
          <w:noProof/>
        </w:rPr>
        <w:drawing>
          <wp:inline distT="0" distB="0" distL="0" distR="0" wp14:anchorId="76374ED4" wp14:editId="42D8045D">
            <wp:extent cx="2667000" cy="977900"/>
            <wp:effectExtent l="0" t="0" r="0" b="0"/>
            <wp:docPr id="3" name="Picture" descr="image"/>
            <wp:cNvGraphicFramePr/>
            <a:graphic xmlns:a="http://schemas.openxmlformats.org/drawingml/2006/main">
              <a:graphicData uri="http://schemas.openxmlformats.org/drawingml/2006/picture">
                <pic:pic xmlns:pic="http://schemas.openxmlformats.org/drawingml/2006/picture">
                  <pic:nvPicPr>
                    <pic:cNvPr id="0" name="Picture" descr="http://210.75.224.110/github/MicrobiomeStatPlot/221BetaPCoA/3.Bray-curtis.png"/>
                    <pic:cNvPicPr>
                      <a:picLocks noChangeAspect="1" noChangeArrowheads="1"/>
                    </pic:cNvPicPr>
                  </pic:nvPicPr>
                  <pic:blipFill>
                    <a:blip r:embed="rId14"/>
                    <a:stretch>
                      <a:fillRect/>
                    </a:stretch>
                  </pic:blipFill>
                  <pic:spPr bwMode="auto">
                    <a:xfrm>
                      <a:off x="0" y="0"/>
                      <a:ext cx="2667000" cy="977900"/>
                    </a:xfrm>
                    <a:prstGeom prst="rect">
                      <a:avLst/>
                    </a:prstGeom>
                    <a:noFill/>
                    <a:ln w="9525">
                      <a:noFill/>
                      <a:headEnd/>
                      <a:tailEnd/>
                    </a:ln>
                  </pic:spPr>
                </pic:pic>
              </a:graphicData>
            </a:graphic>
          </wp:inline>
        </w:drawing>
      </w:r>
    </w:p>
    <w:p w14:paraId="4D61A5C1" w14:textId="77777777" w:rsidR="00016001" w:rsidRDefault="009C70A8">
      <w:pPr>
        <w:pStyle w:val="ImageCaption"/>
      </w:pPr>
      <w:r>
        <w:t>image</w:t>
      </w:r>
    </w:p>
    <w:p w14:paraId="3620BF7F" w14:textId="77777777" w:rsidR="00016001" w:rsidRDefault="009C70A8">
      <w:pPr>
        <w:pStyle w:val="a0"/>
      </w:pPr>
      <w:r>
        <w:rPr>
          <w:b/>
        </w:rPr>
        <w:t>欧几里得距离</w:t>
      </w:r>
      <w:r>
        <w:t>(Euclidean distance):</w:t>
      </w:r>
    </w:p>
    <w:p w14:paraId="215F3192" w14:textId="77777777" w:rsidR="00016001" w:rsidRDefault="009C70A8">
      <w:pPr>
        <w:pStyle w:val="a0"/>
      </w:pPr>
      <w:r>
        <w:t>欧几里得距离是多变量分析中经常使用的一种距离，如在线性排序方法</w:t>
      </w:r>
      <w:r>
        <w:t>PCA</w:t>
      </w:r>
      <w:r>
        <w:t>、</w:t>
      </w:r>
      <w:r>
        <w:t>RDA</w:t>
      </w:r>
      <w:r>
        <w:t>，以及某些层次聚类算法中。欧几里得距离没有上限，最大值取决于数据。</w:t>
      </w:r>
    </w:p>
    <w:p w14:paraId="5BFD7DFC" w14:textId="77777777" w:rsidR="00016001" w:rsidRDefault="009C70A8">
      <w:pPr>
        <w:pStyle w:val="a0"/>
      </w:pPr>
      <w:r>
        <w:t>欧几里得距离计算公式如下：</w:t>
      </w:r>
    </w:p>
    <w:p w14:paraId="26D7257C" w14:textId="77777777" w:rsidR="00016001" w:rsidRDefault="009C70A8">
      <w:pPr>
        <w:pStyle w:val="CaptionedFigure"/>
      </w:pPr>
      <w:r>
        <w:rPr>
          <w:noProof/>
        </w:rPr>
        <w:drawing>
          <wp:inline distT="0" distB="0" distL="0" distR="0" wp14:anchorId="742C4C9B" wp14:editId="6283DAEE">
            <wp:extent cx="2882900" cy="1473200"/>
            <wp:effectExtent l="0" t="0" r="0" b="0"/>
            <wp:docPr id="4" name="Picture" descr="image"/>
            <wp:cNvGraphicFramePr/>
            <a:graphic xmlns:a="http://schemas.openxmlformats.org/drawingml/2006/main">
              <a:graphicData uri="http://schemas.openxmlformats.org/drawingml/2006/picture">
                <pic:pic xmlns:pic="http://schemas.openxmlformats.org/drawingml/2006/picture">
                  <pic:nvPicPr>
                    <pic:cNvPr id="0" name="Picture" descr="http://210.75.224.110/github/MicrobiomeStatPlot/221BetaPCoA/4.Eucliean.png"/>
                    <pic:cNvPicPr>
                      <a:picLocks noChangeAspect="1" noChangeArrowheads="1"/>
                    </pic:cNvPicPr>
                  </pic:nvPicPr>
                  <pic:blipFill>
                    <a:blip r:embed="rId15"/>
                    <a:stretch>
                      <a:fillRect/>
                    </a:stretch>
                  </pic:blipFill>
                  <pic:spPr bwMode="auto">
                    <a:xfrm>
                      <a:off x="0" y="0"/>
                      <a:ext cx="2882900" cy="1473200"/>
                    </a:xfrm>
                    <a:prstGeom prst="rect">
                      <a:avLst/>
                    </a:prstGeom>
                    <a:noFill/>
                    <a:ln w="9525">
                      <a:noFill/>
                      <a:headEnd/>
                      <a:tailEnd/>
                    </a:ln>
                  </pic:spPr>
                </pic:pic>
              </a:graphicData>
            </a:graphic>
          </wp:inline>
        </w:drawing>
      </w:r>
    </w:p>
    <w:p w14:paraId="26C5BFF8" w14:textId="77777777" w:rsidR="00016001" w:rsidRDefault="009C70A8">
      <w:pPr>
        <w:pStyle w:val="ImageCaption"/>
        <w:rPr>
          <w:lang w:eastAsia="zh-CN"/>
        </w:rPr>
      </w:pPr>
      <w:r>
        <w:rPr>
          <w:lang w:eastAsia="zh-CN"/>
        </w:rPr>
        <w:t>image</w:t>
      </w:r>
    </w:p>
    <w:p w14:paraId="0B62503C" w14:textId="77777777" w:rsidR="00016001" w:rsidRDefault="009C70A8">
      <w:pPr>
        <w:pStyle w:val="a0"/>
        <w:rPr>
          <w:lang w:eastAsia="zh-CN"/>
        </w:rPr>
      </w:pPr>
      <w:r>
        <w:rPr>
          <w:lang w:eastAsia="zh-CN"/>
        </w:rPr>
        <w:lastRenderedPageBreak/>
        <w:t>其中</w:t>
      </w:r>
      <w:r>
        <w:rPr>
          <w:lang w:eastAsia="zh-CN"/>
        </w:rPr>
        <w:t>p</w:t>
      </w:r>
      <w:r>
        <w:rPr>
          <w:lang w:eastAsia="zh-CN"/>
        </w:rPr>
        <w:t>是物种数（样方</w:t>
      </w:r>
      <w:r>
        <w:rPr>
          <w:lang w:eastAsia="zh-CN"/>
        </w:rPr>
        <w:t>-</w:t>
      </w:r>
      <w:r>
        <w:rPr>
          <w:lang w:eastAsia="zh-CN"/>
        </w:rPr>
        <w:t>物种矩阵中的物种数），</w:t>
      </w:r>
      <w:r>
        <w:rPr>
          <w:lang w:eastAsia="zh-CN"/>
        </w:rPr>
        <w:t>y1j</w:t>
      </w:r>
      <w:r>
        <w:rPr>
          <w:lang w:eastAsia="zh-CN"/>
        </w:rPr>
        <w:t>和</w:t>
      </w:r>
      <w:r>
        <w:rPr>
          <w:lang w:eastAsia="zh-CN"/>
        </w:rPr>
        <w:t>y2j</w:t>
      </w:r>
      <w:r>
        <w:rPr>
          <w:lang w:eastAsia="zh-CN"/>
        </w:rPr>
        <w:t>表示两个样方中对应的物种多度。</w:t>
      </w:r>
    </w:p>
    <w:p w14:paraId="55ACB7AE" w14:textId="77777777" w:rsidR="00016001" w:rsidRDefault="009C70A8">
      <w:pPr>
        <w:pStyle w:val="a0"/>
        <w:rPr>
          <w:lang w:eastAsia="zh-CN"/>
        </w:rPr>
      </w:pPr>
      <w:r>
        <w:rPr>
          <w:lang w:eastAsia="zh-CN"/>
        </w:rPr>
        <w:t>Bray-curtis</w:t>
      </w:r>
      <w:r>
        <w:rPr>
          <w:lang w:eastAsia="zh-CN"/>
        </w:rPr>
        <w:t>距离的取值范围范围由</w:t>
      </w:r>
      <w:r>
        <w:rPr>
          <w:lang w:eastAsia="zh-CN"/>
        </w:rPr>
        <w:t>0</w:t>
      </w:r>
      <w:r>
        <w:rPr>
          <w:lang w:eastAsia="zh-CN"/>
        </w:rPr>
        <w:t>（两个群落的物种类型和丰度完全一致）到</w:t>
      </w:r>
      <w:r>
        <w:rPr>
          <w:lang w:eastAsia="zh-CN"/>
        </w:rPr>
        <w:t>1</w:t>
      </w:r>
      <w:r>
        <w:rPr>
          <w:lang w:eastAsia="zh-CN"/>
        </w:rPr>
        <w:t>（两个群落不共享任何物种），因此它也可以直接通过</w:t>
      </w:r>
      <w:r>
        <w:rPr>
          <w:lang w:eastAsia="zh-CN"/>
        </w:rPr>
        <w:t xml:space="preserve">“1 – </w:t>
      </w:r>
      <w:r>
        <w:rPr>
          <w:lang w:eastAsia="zh-CN"/>
        </w:rPr>
        <w:t>距离指数</w:t>
      </w:r>
      <w:r>
        <w:rPr>
          <w:lang w:eastAsia="zh-CN"/>
        </w:rPr>
        <w:t>=</w:t>
      </w:r>
      <w:r>
        <w:rPr>
          <w:lang w:eastAsia="zh-CN"/>
        </w:rPr>
        <w:t>相似性指数</w:t>
      </w:r>
      <w:r>
        <w:rPr>
          <w:lang w:eastAsia="zh-CN"/>
        </w:rPr>
        <w:t>”</w:t>
      </w:r>
      <w:r>
        <w:rPr>
          <w:lang w:eastAsia="zh-CN"/>
        </w:rPr>
        <w:t>转化为相似性指数（上文提到的</w:t>
      </w:r>
      <w:r>
        <w:rPr>
          <w:lang w:eastAsia="zh-CN"/>
        </w:rPr>
        <w:t>“</w:t>
      </w:r>
      <w:r>
        <w:rPr>
          <w:lang w:eastAsia="zh-CN"/>
        </w:rPr>
        <w:t>相似百分率</w:t>
      </w:r>
      <w:r>
        <w:rPr>
          <w:lang w:eastAsia="zh-CN"/>
        </w:rPr>
        <w:t>”</w:t>
      </w:r>
      <w:r>
        <w:rPr>
          <w:lang w:eastAsia="zh-CN"/>
        </w:rPr>
        <w:t>）。</w:t>
      </w:r>
      <w:r>
        <w:rPr>
          <w:lang w:eastAsia="zh-CN"/>
        </w:rPr>
        <w:t>Bray-curtis</w:t>
      </w:r>
      <w:r>
        <w:rPr>
          <w:lang w:eastAsia="zh-CN"/>
        </w:rPr>
        <w:t>距离适用于群落物种数据分析的原因在于它是一个非对称指数，可有效忽略双零。</w:t>
      </w:r>
    </w:p>
    <w:p w14:paraId="5E0F7CA7" w14:textId="77777777" w:rsidR="00016001" w:rsidRDefault="009C70A8">
      <w:pPr>
        <w:pStyle w:val="a0"/>
        <w:rPr>
          <w:lang w:eastAsia="zh-CN"/>
        </w:rPr>
      </w:pPr>
      <w:r>
        <w:rPr>
          <w:b/>
          <w:lang w:eastAsia="zh-CN"/>
        </w:rPr>
        <w:t>Unifrac</w:t>
      </w:r>
      <w:r>
        <w:rPr>
          <w:b/>
          <w:lang w:eastAsia="zh-CN"/>
        </w:rPr>
        <w:t>距离</w:t>
      </w:r>
      <w:r>
        <w:rPr>
          <w:lang w:eastAsia="zh-CN"/>
        </w:rPr>
        <w:t>(Unifrac distance):</w:t>
      </w:r>
    </w:p>
    <w:p w14:paraId="132E08D5" w14:textId="77777777" w:rsidR="00016001" w:rsidRDefault="009C70A8">
      <w:pPr>
        <w:pStyle w:val="a0"/>
        <w:rPr>
          <w:lang w:eastAsia="zh-CN"/>
        </w:rPr>
      </w:pPr>
      <w:r>
        <w:rPr>
          <w:lang w:eastAsia="zh-CN"/>
        </w:rPr>
        <w:t>Unifrac</w:t>
      </w:r>
      <w:r>
        <w:rPr>
          <w:lang w:eastAsia="zh-CN"/>
        </w:rPr>
        <w:t>距离，它常用于微生物群落的研究中（例如，</w:t>
      </w:r>
      <w:r>
        <w:rPr>
          <w:lang w:eastAsia="zh-CN"/>
        </w:rPr>
        <w:t>16S</w:t>
      </w:r>
      <w:r>
        <w:rPr>
          <w:lang w:eastAsia="zh-CN"/>
        </w:rPr>
        <w:t>扩增子测序）。上述距离的计算方法，仅考虑了物种的存在与否及其丰度，没有考虑物种之间的进化</w:t>
      </w:r>
      <w:r>
        <w:rPr>
          <w:lang w:eastAsia="zh-CN"/>
        </w:rPr>
        <w:t>关系，距离</w:t>
      </w:r>
      <w:r>
        <w:rPr>
          <w:lang w:eastAsia="zh-CN"/>
        </w:rPr>
        <w:t>0</w:t>
      </w:r>
      <w:r>
        <w:rPr>
          <w:lang w:eastAsia="zh-CN"/>
        </w:rPr>
        <w:t>表示两个群落的物种组成结构完全一致。在</w:t>
      </w:r>
      <w:r>
        <w:rPr>
          <w:lang w:eastAsia="zh-CN"/>
        </w:rPr>
        <w:t>Unifrac</w:t>
      </w:r>
      <w:r>
        <w:rPr>
          <w:lang w:eastAsia="zh-CN"/>
        </w:rPr>
        <w:t>距离中，除了关注考虑了物种的存在与否及其丰度外，还将物种之间的进化关系考虑在内，距离</w:t>
      </w:r>
      <w:r>
        <w:rPr>
          <w:lang w:eastAsia="zh-CN"/>
        </w:rPr>
        <w:t>0</w:t>
      </w:r>
      <w:r>
        <w:rPr>
          <w:lang w:eastAsia="zh-CN"/>
        </w:rPr>
        <w:t>更侧重于表示两个群落的进化分类完全一致。</w:t>
      </w:r>
    </w:p>
    <w:p w14:paraId="68159803" w14:textId="77777777" w:rsidR="00016001" w:rsidRDefault="009C70A8">
      <w:pPr>
        <w:pStyle w:val="a0"/>
        <w:rPr>
          <w:lang w:eastAsia="zh-CN"/>
        </w:rPr>
      </w:pPr>
      <w:r>
        <w:rPr>
          <w:lang w:eastAsia="zh-CN"/>
        </w:rPr>
        <w:t>例如在</w:t>
      </w:r>
      <w:r>
        <w:rPr>
          <w:lang w:eastAsia="zh-CN"/>
        </w:rPr>
        <w:t>16S</w:t>
      </w:r>
      <w:r>
        <w:rPr>
          <w:lang w:eastAsia="zh-CN"/>
        </w:rPr>
        <w:t>扩增子测序中，根据</w:t>
      </w:r>
      <w:r>
        <w:rPr>
          <w:lang w:eastAsia="zh-CN"/>
        </w:rPr>
        <w:t>16S</w:t>
      </w:r>
      <w:r>
        <w:rPr>
          <w:lang w:eastAsia="zh-CN"/>
        </w:rPr>
        <w:t>序列组成构建</w:t>
      </w:r>
      <w:r>
        <w:rPr>
          <w:lang w:eastAsia="zh-CN"/>
        </w:rPr>
        <w:t>OTUs</w:t>
      </w:r>
      <w:r>
        <w:rPr>
          <w:lang w:eastAsia="zh-CN"/>
        </w:rPr>
        <w:t>进化树，</w:t>
      </w:r>
      <w:r>
        <w:rPr>
          <w:lang w:eastAsia="zh-CN"/>
        </w:rPr>
        <w:t>OTUs</w:t>
      </w:r>
      <w:r>
        <w:rPr>
          <w:lang w:eastAsia="zh-CN"/>
        </w:rPr>
        <w:t>之间存在进化上的联系，因此不同</w:t>
      </w:r>
      <w:r>
        <w:rPr>
          <w:lang w:eastAsia="zh-CN"/>
        </w:rPr>
        <w:t>OTUs</w:t>
      </w:r>
      <w:r>
        <w:rPr>
          <w:lang w:eastAsia="zh-CN"/>
        </w:rPr>
        <w:t>之间的（系统发育）距离实际上有</w:t>
      </w:r>
      <w:r>
        <w:rPr>
          <w:lang w:eastAsia="zh-CN"/>
        </w:rPr>
        <w:t>“</w:t>
      </w:r>
      <w:r>
        <w:rPr>
          <w:lang w:eastAsia="zh-CN"/>
        </w:rPr>
        <w:t>远近</w:t>
      </w:r>
      <w:r>
        <w:rPr>
          <w:lang w:eastAsia="zh-CN"/>
        </w:rPr>
        <w:t>”</w:t>
      </w:r>
      <w:r>
        <w:rPr>
          <w:lang w:eastAsia="zh-CN"/>
        </w:rPr>
        <w:t>之分。将系统发育树和</w:t>
      </w:r>
      <w:r>
        <w:rPr>
          <w:lang w:eastAsia="zh-CN"/>
        </w:rPr>
        <w:t>OTUs</w:t>
      </w:r>
      <w:r>
        <w:rPr>
          <w:lang w:eastAsia="zh-CN"/>
        </w:rPr>
        <w:t>丰度数据一起添加至距离的计算中，计算</w:t>
      </w:r>
      <w:r>
        <w:rPr>
          <w:lang w:eastAsia="zh-CN"/>
        </w:rPr>
        <w:t>Unifrac</w:t>
      </w:r>
      <w:r>
        <w:rPr>
          <w:lang w:eastAsia="zh-CN"/>
        </w:rPr>
        <w:t>距离。而若使用上述提到的其它只基于</w:t>
      </w:r>
      <w:r>
        <w:rPr>
          <w:lang w:eastAsia="zh-CN"/>
        </w:rPr>
        <w:t>OTUs</w:t>
      </w:r>
      <w:r>
        <w:rPr>
          <w:lang w:eastAsia="zh-CN"/>
        </w:rPr>
        <w:t>丰度数据计算群落距离的方法，则忽略了</w:t>
      </w:r>
      <w:r>
        <w:rPr>
          <w:lang w:eastAsia="zh-CN"/>
        </w:rPr>
        <w:t>OTUs</w:t>
      </w:r>
      <w:r>
        <w:rPr>
          <w:lang w:eastAsia="zh-CN"/>
        </w:rPr>
        <w:t>之间的进</w:t>
      </w:r>
      <w:r>
        <w:rPr>
          <w:lang w:eastAsia="zh-CN"/>
        </w:rPr>
        <w:t>化关系，认为</w:t>
      </w:r>
      <w:r>
        <w:rPr>
          <w:lang w:eastAsia="zh-CN"/>
        </w:rPr>
        <w:t>OTUs</w:t>
      </w:r>
      <w:r>
        <w:rPr>
          <w:lang w:eastAsia="zh-CN"/>
        </w:rPr>
        <w:t>间的关系平等。当然，并不是说</w:t>
      </w:r>
      <w:r>
        <w:rPr>
          <w:lang w:eastAsia="zh-CN"/>
        </w:rPr>
        <w:t>Unifrac</w:t>
      </w:r>
      <w:r>
        <w:rPr>
          <w:lang w:eastAsia="zh-CN"/>
        </w:rPr>
        <w:t>距离是最合适</w:t>
      </w:r>
      <w:r>
        <w:rPr>
          <w:lang w:eastAsia="zh-CN"/>
        </w:rPr>
        <w:t>16S</w:t>
      </w:r>
      <w:r>
        <w:rPr>
          <w:lang w:eastAsia="zh-CN"/>
        </w:rPr>
        <w:t>群落分析的，很多情况下它其实也并没有比只基于</w:t>
      </w:r>
      <w:r>
        <w:rPr>
          <w:lang w:eastAsia="zh-CN"/>
        </w:rPr>
        <w:t>OTUs</w:t>
      </w:r>
      <w:r>
        <w:rPr>
          <w:lang w:eastAsia="zh-CN"/>
        </w:rPr>
        <w:t>丰度数据计算群落距离的方法（如</w:t>
      </w:r>
      <w:r>
        <w:rPr>
          <w:lang w:eastAsia="zh-CN"/>
        </w:rPr>
        <w:t>Bray-curtis</w:t>
      </w:r>
      <w:r>
        <w:rPr>
          <w:lang w:eastAsia="zh-CN"/>
        </w:rPr>
        <w:t>距离）</w:t>
      </w:r>
      <w:r>
        <w:rPr>
          <w:lang w:eastAsia="zh-CN"/>
        </w:rPr>
        <w:t>“</w:t>
      </w:r>
      <w:r>
        <w:rPr>
          <w:lang w:eastAsia="zh-CN"/>
        </w:rPr>
        <w:t>更好</w:t>
      </w:r>
      <w:r>
        <w:rPr>
          <w:lang w:eastAsia="zh-CN"/>
        </w:rPr>
        <w:t>”</w:t>
      </w:r>
      <w:r>
        <w:rPr>
          <w:lang w:eastAsia="zh-CN"/>
        </w:rPr>
        <w:t>，总之具体问题具体分析吧，根据实际情况选择合适的距离测度。</w:t>
      </w:r>
    </w:p>
    <w:p w14:paraId="1F75939E" w14:textId="77777777" w:rsidR="00016001" w:rsidRDefault="009C70A8">
      <w:pPr>
        <w:pStyle w:val="a0"/>
      </w:pPr>
      <w:r>
        <w:t>Unifrac</w:t>
      </w:r>
      <w:r>
        <w:t>距离分为非加权</w:t>
      </w:r>
      <w:r>
        <w:t>Unifrac</w:t>
      </w:r>
      <w:r>
        <w:t>距离（</w:t>
      </w:r>
      <w:r>
        <w:t>Unweighted unifrac distance</w:t>
      </w:r>
      <w:r>
        <w:t>）和加权</w:t>
      </w:r>
      <w:r>
        <w:t>Unifrac</w:t>
      </w:r>
      <w:r>
        <w:t>距离（</w:t>
      </w:r>
      <w:r>
        <w:t>Weighted unifrac distance</w:t>
      </w:r>
      <w:r>
        <w:t>）。两种的主要区别是否考虑了物种的丰度。非加权</w:t>
      </w:r>
      <w:r>
        <w:t>Unifrac</w:t>
      </w:r>
      <w:r>
        <w:t>距离只考虑了物</w:t>
      </w:r>
      <w:r>
        <w:t>种有无的变化，不关注物种丰度，若两个微生物群落间存在的物种种类完全一致，则距离为</w:t>
      </w:r>
      <w:r>
        <w:t>0</w:t>
      </w:r>
      <w:r>
        <w:t>；加权</w:t>
      </w:r>
      <w:r>
        <w:t>Unifrac</w:t>
      </w:r>
      <w:r>
        <w:t>距离同时考虑物种有无和物种丰度的变化，若两个微生物群落间存在的物种种类及丰度完全一致，则距离为</w:t>
      </w:r>
      <w:r>
        <w:t>0</w:t>
      </w:r>
      <w:r>
        <w:t>。</w:t>
      </w:r>
    </w:p>
    <w:p w14:paraId="7CACD6C8" w14:textId="77777777" w:rsidR="00016001" w:rsidRDefault="009C70A8">
      <w:pPr>
        <w:pStyle w:val="a0"/>
        <w:rPr>
          <w:lang w:eastAsia="zh-CN"/>
        </w:rPr>
      </w:pPr>
      <w:r>
        <w:rPr>
          <w:lang w:eastAsia="zh-CN"/>
        </w:rPr>
        <w:t>对于非加权和加权</w:t>
      </w:r>
      <w:r>
        <w:rPr>
          <w:lang w:eastAsia="zh-CN"/>
        </w:rPr>
        <w:t>Unifrac</w:t>
      </w:r>
      <w:r>
        <w:rPr>
          <w:lang w:eastAsia="zh-CN"/>
        </w:rPr>
        <w:t>距离的选择，看网上很多帖子给的经验性建议：在环境样本的检测中，由于影响因素复杂，群落间物种的组成差异更为剧烈，因此往往采用非加权方法进行分析。但如果要研究对照与实验处理组之间的关系，例如研究短期青霉素处理后，人肠道的菌落变化情况，由于处理后群落的组成一般不会发生大改变，但群落的丰</w:t>
      </w:r>
      <w:r>
        <w:rPr>
          <w:lang w:eastAsia="zh-CN"/>
        </w:rPr>
        <w:t>度可能会发生大变化，因此更适合用加权方法去计算。</w:t>
      </w:r>
    </w:p>
    <w:p w14:paraId="0DB8B450" w14:textId="77777777" w:rsidR="00016001" w:rsidRDefault="009C70A8">
      <w:pPr>
        <w:pStyle w:val="5"/>
        <w:rPr>
          <w:lang w:eastAsia="zh-CN"/>
        </w:rPr>
      </w:pPr>
      <w:bookmarkStart w:id="12" w:name="排序"/>
      <w:commentRangeStart w:id="13"/>
      <w:r>
        <w:rPr>
          <w:lang w:eastAsia="zh-CN"/>
        </w:rPr>
        <w:t>排序</w:t>
      </w:r>
      <w:bookmarkEnd w:id="12"/>
      <w:commentRangeEnd w:id="13"/>
      <w:r w:rsidR="0001142F">
        <w:rPr>
          <w:rStyle w:val="af0"/>
          <w:rFonts w:asciiTheme="minorHAnsi" w:eastAsiaTheme="minorEastAsia" w:hAnsiTheme="minorHAnsi" w:cstheme="minorBidi"/>
          <w:i w:val="0"/>
          <w:iCs w:val="0"/>
          <w:color w:val="auto"/>
        </w:rPr>
        <w:commentReference w:id="13"/>
      </w:r>
    </w:p>
    <w:p w14:paraId="01EA2C12" w14:textId="77777777" w:rsidR="00016001" w:rsidRDefault="009C70A8">
      <w:pPr>
        <w:pStyle w:val="FirstParagraph"/>
        <w:rPr>
          <w:lang w:eastAsia="zh-CN"/>
        </w:rPr>
      </w:pPr>
      <w:r>
        <w:rPr>
          <w:lang w:eastAsia="zh-CN"/>
        </w:rPr>
        <w:t>排序过程是将样品或物种排列在一定的空间，在一个低维空间中，使相似的样品或物种距离相近，相异的样品或物种距离较远。也就是说排序可以揭示微生物</w:t>
      </w:r>
      <w:r>
        <w:rPr>
          <w:lang w:eastAsia="zh-CN"/>
        </w:rPr>
        <w:t>-</w:t>
      </w:r>
      <w:r>
        <w:rPr>
          <w:lang w:eastAsia="zh-CN"/>
        </w:rPr>
        <w:t>环境间的生态关系，降低维数，减少坐标轴的数目，使排序轴能够反映一定的生态梯度。降维的过程就像投影，找到最好的角度使投影后的物种或者样品的位置关系尽量保</w:t>
      </w:r>
      <w:r>
        <w:rPr>
          <w:lang w:eastAsia="zh-CN"/>
        </w:rPr>
        <w:lastRenderedPageBreak/>
        <w:t>持原始的位置关系。常见的方法有：</w:t>
      </w:r>
      <w:r>
        <w:rPr>
          <w:lang w:eastAsia="zh-CN"/>
        </w:rPr>
        <w:t>PCA</w:t>
      </w:r>
      <w:r>
        <w:rPr>
          <w:lang w:eastAsia="zh-CN"/>
        </w:rPr>
        <w:t>、</w:t>
      </w:r>
      <w:r>
        <w:rPr>
          <w:lang w:eastAsia="zh-CN"/>
        </w:rPr>
        <w:t>PCoA</w:t>
      </w:r>
      <w:r>
        <w:rPr>
          <w:lang w:eastAsia="zh-CN"/>
        </w:rPr>
        <w:t>、</w:t>
      </w:r>
      <w:r>
        <w:rPr>
          <w:lang w:eastAsia="zh-CN"/>
        </w:rPr>
        <w:t>CA</w:t>
      </w:r>
      <w:r>
        <w:rPr>
          <w:lang w:eastAsia="zh-CN"/>
        </w:rPr>
        <w:t>、</w:t>
      </w:r>
      <w:r>
        <w:rPr>
          <w:lang w:eastAsia="zh-CN"/>
        </w:rPr>
        <w:t>DCA</w:t>
      </w:r>
      <w:r>
        <w:rPr>
          <w:lang w:eastAsia="zh-CN"/>
        </w:rPr>
        <w:t>、</w:t>
      </w:r>
      <w:r>
        <w:rPr>
          <w:lang w:eastAsia="zh-CN"/>
        </w:rPr>
        <w:t>NMDS</w:t>
      </w:r>
      <w:r>
        <w:rPr>
          <w:lang w:eastAsia="zh-CN"/>
        </w:rPr>
        <w:t>、</w:t>
      </w:r>
      <w:r>
        <w:rPr>
          <w:lang w:eastAsia="zh-CN"/>
        </w:rPr>
        <w:t>RDA</w:t>
      </w:r>
      <w:r>
        <w:rPr>
          <w:lang w:eastAsia="zh-CN"/>
        </w:rPr>
        <w:t>、</w:t>
      </w:r>
      <w:r>
        <w:rPr>
          <w:lang w:eastAsia="zh-CN"/>
        </w:rPr>
        <w:t>CCA</w:t>
      </w:r>
      <w:r>
        <w:rPr>
          <w:lang w:eastAsia="zh-CN"/>
        </w:rPr>
        <w:t>等等。</w:t>
      </w:r>
    </w:p>
    <w:p w14:paraId="0FA95B33" w14:textId="77777777" w:rsidR="00016001" w:rsidRDefault="009C70A8">
      <w:pPr>
        <w:pStyle w:val="5"/>
        <w:rPr>
          <w:lang w:eastAsia="zh-CN"/>
        </w:rPr>
      </w:pPr>
      <w:bookmarkStart w:id="14" w:name="pcoa排序"/>
      <w:r>
        <w:rPr>
          <w:lang w:eastAsia="zh-CN"/>
        </w:rPr>
        <w:t>PCoA</w:t>
      </w:r>
      <w:r>
        <w:rPr>
          <w:lang w:eastAsia="zh-CN"/>
        </w:rPr>
        <w:t>排序</w:t>
      </w:r>
      <w:bookmarkEnd w:id="14"/>
    </w:p>
    <w:p w14:paraId="6F1C70E5" w14:textId="77777777" w:rsidR="00016001" w:rsidRDefault="009C70A8">
      <w:pPr>
        <w:pStyle w:val="FirstParagraph"/>
        <w:rPr>
          <w:lang w:eastAsia="zh-CN"/>
        </w:rPr>
      </w:pPr>
      <w:r>
        <w:rPr>
          <w:lang w:eastAsia="zh-CN"/>
        </w:rPr>
        <w:t>PCoA(Principal Coordinate An</w:t>
      </w:r>
      <w:r>
        <w:rPr>
          <w:lang w:eastAsia="zh-CN"/>
        </w:rPr>
        <w:t>alysis)</w:t>
      </w:r>
      <w:r>
        <w:rPr>
          <w:lang w:eastAsia="zh-CN"/>
        </w:rPr>
        <w:t>即主坐标分析，可呈现研究数据相似性或差异性的可视化坐标，是一种非约束性的数据降维分析方法，可用来研究样本群落组成的相似性或相异性。它与</w:t>
      </w:r>
      <w:r>
        <w:rPr>
          <w:lang w:eastAsia="zh-CN"/>
        </w:rPr>
        <w:t>PCA</w:t>
      </w:r>
      <w:r>
        <w:rPr>
          <w:lang w:eastAsia="zh-CN"/>
        </w:rPr>
        <w:t>类似，通过一系列的特征值和特征向量进行排序后，选择主要排在前几位的特征值，找到距离矩阵中最主要的坐标，结果是数据矩阵的一个旋转，它没有改变样本点之间的相互位置关系，只是改变了坐标系统。两者的区别为</w:t>
      </w:r>
      <w:r>
        <w:rPr>
          <w:lang w:eastAsia="zh-CN"/>
        </w:rPr>
        <w:t>PCA</w:t>
      </w:r>
      <w:r>
        <w:rPr>
          <w:lang w:eastAsia="zh-CN"/>
        </w:rPr>
        <w:t>是基于样本的相似系数矩阵</w:t>
      </w:r>
      <w:r>
        <w:rPr>
          <w:lang w:eastAsia="zh-CN"/>
        </w:rPr>
        <w:t>(</w:t>
      </w:r>
      <w:r>
        <w:rPr>
          <w:lang w:eastAsia="zh-CN"/>
        </w:rPr>
        <w:t>如欧式距离</w:t>
      </w:r>
      <w:r>
        <w:rPr>
          <w:lang w:eastAsia="zh-CN"/>
        </w:rPr>
        <w:t>)</w:t>
      </w:r>
      <w:r>
        <w:rPr>
          <w:lang w:eastAsia="zh-CN"/>
        </w:rPr>
        <w:t>来寻找主成分，而</w:t>
      </w:r>
      <w:r>
        <w:rPr>
          <w:lang w:eastAsia="zh-CN"/>
        </w:rPr>
        <w:t>PCoA</w:t>
      </w:r>
      <w:r>
        <w:rPr>
          <w:lang w:eastAsia="zh-CN"/>
        </w:rPr>
        <w:t>是基于更多种类的距离矩阵</w:t>
      </w:r>
      <w:r>
        <w:rPr>
          <w:lang w:eastAsia="zh-CN"/>
        </w:rPr>
        <w:t>(</w:t>
      </w:r>
      <w:r>
        <w:rPr>
          <w:lang w:eastAsia="zh-CN"/>
        </w:rPr>
        <w:t>如常用</w:t>
      </w:r>
      <w:r>
        <w:rPr>
          <w:lang w:eastAsia="zh-CN"/>
        </w:rPr>
        <w:t>Bray-Curtis</w:t>
      </w:r>
      <w:r>
        <w:rPr>
          <w:lang w:eastAsia="zh-CN"/>
        </w:rPr>
        <w:t>、</w:t>
      </w:r>
      <w:r>
        <w:rPr>
          <w:lang w:eastAsia="zh-CN"/>
        </w:rPr>
        <w:t>Unifrac</w:t>
      </w:r>
      <w:r>
        <w:rPr>
          <w:lang w:eastAsia="zh-CN"/>
        </w:rPr>
        <w:t>距离</w:t>
      </w:r>
      <w:r>
        <w:rPr>
          <w:lang w:eastAsia="zh-CN"/>
        </w:rPr>
        <w:t>)</w:t>
      </w:r>
      <w:r>
        <w:rPr>
          <w:lang w:eastAsia="zh-CN"/>
        </w:rPr>
        <w:t>来寻找主坐标。</w:t>
      </w:r>
    </w:p>
    <w:p w14:paraId="3123E8F8" w14:textId="77777777" w:rsidR="00016001" w:rsidRDefault="009C70A8">
      <w:pPr>
        <w:pStyle w:val="a0"/>
        <w:rPr>
          <w:lang w:eastAsia="zh-CN"/>
        </w:rPr>
      </w:pPr>
      <w:r>
        <w:rPr>
          <w:lang w:eastAsia="zh-CN"/>
        </w:rPr>
        <w:t>P</w:t>
      </w:r>
      <w:r>
        <w:rPr>
          <w:lang w:eastAsia="zh-CN"/>
        </w:rPr>
        <w:t>CoA</w:t>
      </w:r>
      <w:r>
        <w:rPr>
          <w:lang w:eastAsia="zh-CN"/>
        </w:rPr>
        <w:t>和</w:t>
      </w:r>
      <w:r>
        <w:rPr>
          <w:lang w:eastAsia="zh-CN"/>
        </w:rPr>
        <w:t>PCA</w:t>
      </w:r>
      <w:r>
        <w:rPr>
          <w:lang w:eastAsia="zh-CN"/>
        </w:rPr>
        <w:t>的不同之处是</w:t>
      </w:r>
      <w:r>
        <w:rPr>
          <w:lang w:eastAsia="zh-CN"/>
        </w:rPr>
        <w:t>PCA</w:t>
      </w:r>
      <w:r>
        <w:rPr>
          <w:lang w:eastAsia="zh-CN"/>
        </w:rPr>
        <w:t>是基于</w:t>
      </w:r>
      <w:r>
        <w:rPr>
          <w:lang w:eastAsia="zh-CN"/>
        </w:rPr>
        <w:t>OTU table</w:t>
      </w:r>
      <w:r>
        <w:rPr>
          <w:lang w:eastAsia="zh-CN"/>
        </w:rPr>
        <w:t>也就是基于欧式距离，而</w:t>
      </w:r>
      <w:r>
        <w:rPr>
          <w:lang w:eastAsia="zh-CN"/>
        </w:rPr>
        <w:t>PCoA</w:t>
      </w:r>
      <w:r>
        <w:rPr>
          <w:lang w:eastAsia="zh-CN"/>
        </w:rPr>
        <w:t>是基于两两样品之间的距离矩阵（可以是任何一种距离），如果</w:t>
      </w:r>
      <w:r>
        <w:rPr>
          <w:lang w:eastAsia="zh-CN"/>
        </w:rPr>
        <w:t xml:space="preserve">PCoA </w:t>
      </w:r>
      <w:r>
        <w:rPr>
          <w:lang w:eastAsia="zh-CN"/>
        </w:rPr>
        <w:t>也使用欧式距离矩阵的话，那么</w:t>
      </w:r>
      <w:r>
        <w:rPr>
          <w:lang w:eastAsia="zh-CN"/>
        </w:rPr>
        <w:t>PCA</w:t>
      </w:r>
      <w:r>
        <w:rPr>
          <w:lang w:eastAsia="zh-CN"/>
        </w:rPr>
        <w:t>和</w:t>
      </w:r>
      <w:r>
        <w:rPr>
          <w:lang w:eastAsia="zh-CN"/>
        </w:rPr>
        <w:t>PCoA</w:t>
      </w:r>
      <w:r>
        <w:rPr>
          <w:lang w:eastAsia="zh-CN"/>
        </w:rPr>
        <w:t>的分析结果是一样的。</w:t>
      </w:r>
    </w:p>
    <w:p w14:paraId="49AD3B99" w14:textId="77777777" w:rsidR="00016001" w:rsidRDefault="009C70A8">
      <w:pPr>
        <w:pStyle w:val="a0"/>
      </w:pPr>
      <w:r>
        <w:t>另外，</w:t>
      </w:r>
      <w:r>
        <w:t>PCoA</w:t>
      </w:r>
      <w:r>
        <w:t>是基于距离矩阵，它的排序的目的是将</w:t>
      </w:r>
      <w:r>
        <w:t>N</w:t>
      </w:r>
      <w:r>
        <w:t>个样品排列在一定的空间，使得样品间的空间差异与原始距离矩阵保持一致，这类排序方法也称作多维标定排序（</w:t>
      </w:r>
      <w:r>
        <w:t>Multi—dimensional scaling</w:t>
      </w:r>
      <w:r>
        <w:t>）。</w:t>
      </w:r>
      <w:r>
        <w:rPr>
          <w:b/>
        </w:rPr>
        <w:t>如果排序依赖于相异系数的数值，就叫有度量多维标定法（</w:t>
      </w:r>
      <w:r>
        <w:rPr>
          <w:b/>
        </w:rPr>
        <w:t>metric multi—dimens</w:t>
      </w:r>
      <w:r>
        <w:rPr>
          <w:b/>
        </w:rPr>
        <w:t>ional scaling</w:t>
      </w:r>
      <w:r>
        <w:rPr>
          <w:b/>
        </w:rPr>
        <w:t>）所以说</w:t>
      </w:r>
      <w:r>
        <w:rPr>
          <w:b/>
        </w:rPr>
        <w:t>PCoA</w:t>
      </w:r>
      <w:r>
        <w:rPr>
          <w:b/>
        </w:rPr>
        <w:t>分析也叫有度量多维标定法；如果排序仅仅决定于相异系数的大小顺序（秩次排序），则称为无度量多维标定法（</w:t>
      </w:r>
      <w:r>
        <w:rPr>
          <w:b/>
        </w:rPr>
        <w:t>Non—Metric Multi—Dimensional Scaling</w:t>
      </w:r>
      <w:r>
        <w:rPr>
          <w:b/>
        </w:rPr>
        <w:t>；</w:t>
      </w:r>
      <w:r>
        <w:rPr>
          <w:b/>
        </w:rPr>
        <w:t>NMDS</w:t>
      </w:r>
      <w:r>
        <w:rPr>
          <w:b/>
        </w:rPr>
        <w:t>）</w:t>
      </w:r>
      <w:r>
        <w:t>。</w:t>
      </w:r>
    </w:p>
    <w:p w14:paraId="15D43DB1" w14:textId="77777777" w:rsidR="00016001" w:rsidRDefault="009C70A8">
      <w:pPr>
        <w:pStyle w:val="5"/>
        <w:rPr>
          <w:lang w:eastAsia="zh-CN"/>
        </w:rPr>
      </w:pPr>
      <w:bookmarkStart w:id="15" w:name="nmds-排序"/>
      <w:r>
        <w:rPr>
          <w:lang w:eastAsia="zh-CN"/>
        </w:rPr>
        <w:t xml:space="preserve">NMDS </w:t>
      </w:r>
      <w:r>
        <w:rPr>
          <w:lang w:eastAsia="zh-CN"/>
        </w:rPr>
        <w:t>排序</w:t>
      </w:r>
      <w:bookmarkEnd w:id="15"/>
    </w:p>
    <w:p w14:paraId="0A4F725D" w14:textId="77777777" w:rsidR="00016001" w:rsidRDefault="009C70A8">
      <w:pPr>
        <w:pStyle w:val="FirstParagraph"/>
        <w:rPr>
          <w:lang w:eastAsia="zh-CN"/>
        </w:rPr>
      </w:pPr>
      <w:r>
        <w:rPr>
          <w:lang w:eastAsia="zh-CN"/>
        </w:rPr>
        <w:t>非度量多维尺度法是一种将多维空间的研究对象（样本或变量）简化到低维空间进行定位、分析和归类，同时又保留对象间原始关系的数据分析方法。适用于无法获得研究对象间精确的相似性或相异性数据，仅能得到他们之间等级关系数据的情形。其基本特征是将对象间的相似性或相异性数据看成点间距离的单调函数，在保持原始数据次序</w:t>
      </w:r>
      <w:r>
        <w:rPr>
          <w:lang w:eastAsia="zh-CN"/>
        </w:rPr>
        <w:t>(</w:t>
      </w:r>
      <w:r>
        <w:rPr>
          <w:lang w:eastAsia="zh-CN"/>
        </w:rPr>
        <w:t>秩</w:t>
      </w:r>
      <w:r>
        <w:rPr>
          <w:lang w:eastAsia="zh-CN"/>
        </w:rPr>
        <w:t>)</w:t>
      </w:r>
      <w:r>
        <w:rPr>
          <w:lang w:eastAsia="zh-CN"/>
        </w:rPr>
        <w:t>关系的基础上，用新的相同次序的数据列替换原始数据进行度量型多维尺度分析。换句话说，当资料不适合直接进行变量型多维尺度分析时，对其进行变量变换，再采用变量型多维尺度分析，对原始资料而言，就称之为非度量型多维尺</w:t>
      </w:r>
      <w:r>
        <w:rPr>
          <w:lang w:eastAsia="zh-CN"/>
        </w:rPr>
        <w:t>度分析。其特点是根据样品中包含的物种信息，以点的形式反映在多维空间上，而对不同样品间的差异程度，则是通过点与点间的距离体现的，最终获得样品的空间定位点图。</w:t>
      </w:r>
    </w:p>
    <w:p w14:paraId="24E32311" w14:textId="77777777" w:rsidR="00016001" w:rsidRDefault="009C70A8">
      <w:pPr>
        <w:pStyle w:val="a0"/>
        <w:rPr>
          <w:lang w:eastAsia="zh-CN"/>
        </w:rPr>
      </w:pPr>
      <w:r>
        <w:rPr>
          <w:lang w:eastAsia="zh-CN"/>
        </w:rPr>
        <w:t>NMDS</w:t>
      </w:r>
      <w:r>
        <w:rPr>
          <w:lang w:eastAsia="zh-CN"/>
        </w:rPr>
        <w:t>过程是迭代的，并且分几个步骤进行：</w:t>
      </w:r>
    </w:p>
    <w:p w14:paraId="38C50F61" w14:textId="77777777" w:rsidR="00016001" w:rsidRDefault="009C70A8">
      <w:pPr>
        <w:pStyle w:val="Compact"/>
        <w:numPr>
          <w:ilvl w:val="0"/>
          <w:numId w:val="2"/>
        </w:numPr>
        <w:rPr>
          <w:lang w:eastAsia="zh-CN"/>
        </w:rPr>
      </w:pPr>
      <w:r>
        <w:rPr>
          <w:lang w:eastAsia="zh-CN"/>
        </w:rPr>
        <w:t>在多维空间中定义群落的原始位置；</w:t>
      </w:r>
    </w:p>
    <w:p w14:paraId="7AEBCBA9" w14:textId="77777777" w:rsidR="00016001" w:rsidRDefault="009C70A8">
      <w:pPr>
        <w:pStyle w:val="Compact"/>
        <w:numPr>
          <w:ilvl w:val="0"/>
          <w:numId w:val="2"/>
        </w:numPr>
        <w:rPr>
          <w:lang w:eastAsia="zh-CN"/>
        </w:rPr>
      </w:pPr>
      <w:r>
        <w:rPr>
          <w:lang w:eastAsia="zh-CN"/>
        </w:rPr>
        <w:t>指定降低维度的数量（通常为</w:t>
      </w:r>
      <w:r>
        <w:rPr>
          <w:lang w:eastAsia="zh-CN"/>
        </w:rPr>
        <w:t>2</w:t>
      </w:r>
      <w:r>
        <w:rPr>
          <w:lang w:eastAsia="zh-CN"/>
        </w:rPr>
        <w:t>个维度）；</w:t>
      </w:r>
    </w:p>
    <w:p w14:paraId="42F100EA" w14:textId="77777777" w:rsidR="00016001" w:rsidRDefault="009C70A8">
      <w:pPr>
        <w:pStyle w:val="Compact"/>
        <w:numPr>
          <w:ilvl w:val="0"/>
          <w:numId w:val="2"/>
        </w:numPr>
        <w:rPr>
          <w:lang w:eastAsia="zh-CN"/>
        </w:rPr>
      </w:pPr>
      <w:r>
        <w:rPr>
          <w:lang w:eastAsia="zh-CN"/>
        </w:rPr>
        <w:t>二维构造样本的初始配置；</w:t>
      </w:r>
    </w:p>
    <w:p w14:paraId="32BCE7DA" w14:textId="77777777" w:rsidR="00016001" w:rsidRDefault="009C70A8">
      <w:pPr>
        <w:pStyle w:val="Compact"/>
        <w:numPr>
          <w:ilvl w:val="0"/>
          <w:numId w:val="2"/>
        </w:numPr>
        <w:rPr>
          <w:lang w:eastAsia="zh-CN"/>
        </w:rPr>
      </w:pPr>
      <w:r>
        <w:rPr>
          <w:lang w:eastAsia="zh-CN"/>
        </w:rPr>
        <w:t>该初始配置下的距离相对于观察到的（测量的）距离进行回归；</w:t>
      </w:r>
    </w:p>
    <w:p w14:paraId="14175DAE" w14:textId="77777777" w:rsidR="00016001" w:rsidRDefault="009C70A8">
      <w:pPr>
        <w:pStyle w:val="Compact"/>
        <w:numPr>
          <w:ilvl w:val="0"/>
          <w:numId w:val="2"/>
        </w:numPr>
        <w:rPr>
          <w:lang w:eastAsia="zh-CN"/>
        </w:rPr>
      </w:pPr>
      <w:r>
        <w:rPr>
          <w:lang w:eastAsia="zh-CN"/>
        </w:rPr>
        <w:t>根据回归确定应力</w:t>
      </w:r>
      <w:r>
        <w:rPr>
          <w:lang w:eastAsia="zh-CN"/>
        </w:rPr>
        <w:t>(stress)</w:t>
      </w:r>
      <w:r>
        <w:rPr>
          <w:lang w:eastAsia="zh-CN"/>
        </w:rPr>
        <w:t>或二维构造与预测值之间的差异；</w:t>
      </w:r>
    </w:p>
    <w:p w14:paraId="5F719AA0" w14:textId="77777777" w:rsidR="00016001" w:rsidRDefault="009C70A8">
      <w:pPr>
        <w:pStyle w:val="FirstParagraph"/>
        <w:rPr>
          <w:lang w:eastAsia="zh-CN"/>
        </w:rPr>
      </w:pPr>
      <w:r>
        <w:rPr>
          <w:lang w:eastAsia="zh-CN"/>
        </w:rPr>
        <w:lastRenderedPageBreak/>
        <w:t>如果应力较高，则按减小应力的方向重新定位</w:t>
      </w:r>
      <w:r>
        <w:rPr>
          <w:lang w:eastAsia="zh-CN"/>
        </w:rPr>
        <w:t>2</w:t>
      </w:r>
      <w:r>
        <w:rPr>
          <w:lang w:eastAsia="zh-CN"/>
        </w:rPr>
        <w:t>维中的点，然后重复进行直到应力低于某个阈值。</w:t>
      </w:r>
      <w:r>
        <w:rPr>
          <w:b/>
          <w:lang w:eastAsia="zh-CN"/>
        </w:rPr>
        <w:t>经验</w:t>
      </w:r>
      <w:r>
        <w:rPr>
          <w:b/>
          <w:lang w:eastAsia="zh-CN"/>
        </w:rPr>
        <w:t>法则：应力</w:t>
      </w:r>
      <w:r>
        <w:rPr>
          <w:b/>
          <w:lang w:eastAsia="zh-CN"/>
        </w:rPr>
        <w:t>&lt;0.05</w:t>
      </w:r>
      <w:r>
        <w:rPr>
          <w:b/>
          <w:lang w:eastAsia="zh-CN"/>
        </w:rPr>
        <w:t>可很好地表示尺寸减小，</w:t>
      </w:r>
      <w:r>
        <w:rPr>
          <w:b/>
          <w:lang w:eastAsia="zh-CN"/>
        </w:rPr>
        <w:t>&lt;0.1</w:t>
      </w:r>
      <w:r>
        <w:rPr>
          <w:b/>
          <w:lang w:eastAsia="zh-CN"/>
        </w:rPr>
        <w:t>非常好，</w:t>
      </w:r>
      <w:r>
        <w:rPr>
          <w:b/>
          <w:lang w:eastAsia="zh-CN"/>
        </w:rPr>
        <w:t xml:space="preserve">&lt;0.2 </w:t>
      </w:r>
      <w:r>
        <w:rPr>
          <w:b/>
          <w:lang w:eastAsia="zh-CN"/>
        </w:rPr>
        <w:t>还不错，而应力</w:t>
      </w:r>
      <w:r>
        <w:rPr>
          <w:b/>
          <w:lang w:eastAsia="zh-CN"/>
        </w:rPr>
        <w:t xml:space="preserve">&lt;0.3 </w:t>
      </w:r>
      <w:r>
        <w:rPr>
          <w:b/>
          <w:lang w:eastAsia="zh-CN"/>
        </w:rPr>
        <w:t>有待提高。</w:t>
      </w:r>
    </w:p>
    <w:p w14:paraId="2445D1BB" w14:textId="77777777" w:rsidR="00016001" w:rsidRDefault="009C70A8">
      <w:pPr>
        <w:pStyle w:val="a0"/>
        <w:rPr>
          <w:lang w:eastAsia="zh-CN"/>
        </w:rPr>
      </w:pPr>
      <w:r>
        <w:rPr>
          <w:lang w:eastAsia="zh-CN"/>
        </w:rPr>
        <w:t>附加说明：</w:t>
      </w:r>
      <w:r>
        <w:rPr>
          <w:b/>
          <w:lang w:eastAsia="zh-CN"/>
        </w:rPr>
        <w:t>最终结果可能会因初始配置（通常是随机的）和迭代次数而有所不同，因此建议多次运行</w:t>
      </w:r>
      <w:r>
        <w:rPr>
          <w:b/>
          <w:lang w:eastAsia="zh-CN"/>
        </w:rPr>
        <w:t>NMDS</w:t>
      </w:r>
      <w:r>
        <w:rPr>
          <w:b/>
          <w:lang w:eastAsia="zh-CN"/>
        </w:rPr>
        <w:t>并尽可能减降低应力值</w:t>
      </w:r>
      <w:r>
        <w:rPr>
          <w:lang w:eastAsia="zh-CN"/>
        </w:rPr>
        <w:t>。</w:t>
      </w:r>
    </w:p>
    <w:p w14:paraId="258BB21A" w14:textId="77777777" w:rsidR="00016001" w:rsidRDefault="009C70A8">
      <w:pPr>
        <w:pStyle w:val="a0"/>
        <w:rPr>
          <w:lang w:eastAsia="zh-CN"/>
        </w:rPr>
      </w:pPr>
      <w:r>
        <w:rPr>
          <w:lang w:eastAsia="zh-CN"/>
        </w:rPr>
        <w:t>首先，</w:t>
      </w:r>
      <w:r>
        <w:rPr>
          <w:lang w:eastAsia="zh-CN"/>
        </w:rPr>
        <w:t>NMDS</w:t>
      </w:r>
      <w:r>
        <w:rPr>
          <w:lang w:eastAsia="zh-CN"/>
        </w:rPr>
        <w:t>需要距离矩阵或相异矩阵。原始欧几里得距离并不是达到此目的的理想方法：它们对总丰度敏感，因此即使物种的标识不同，也可能将具有相似数量物种的站点</w:t>
      </w:r>
      <w:r>
        <w:rPr>
          <w:lang w:eastAsia="zh-CN"/>
        </w:rPr>
        <w:t>(site)</w:t>
      </w:r>
      <w:r>
        <w:rPr>
          <w:lang w:eastAsia="zh-CN"/>
        </w:rPr>
        <w:t>视为相似物种。它们对物种的缺失也很敏感，因此可以将缺少相同物种数的站点视为相似物种。</w:t>
      </w:r>
    </w:p>
    <w:p w14:paraId="7B3C47A3" w14:textId="77777777" w:rsidR="00016001" w:rsidRDefault="009C70A8">
      <w:pPr>
        <w:pStyle w:val="a0"/>
        <w:rPr>
          <w:lang w:eastAsia="zh-CN"/>
        </w:rPr>
      </w:pPr>
      <w:r>
        <w:rPr>
          <w:lang w:eastAsia="zh-CN"/>
        </w:rPr>
        <w:t>因此，生态学家使用</w:t>
      </w:r>
      <w:r>
        <w:rPr>
          <w:lang w:eastAsia="zh-CN"/>
        </w:rPr>
        <w:t>Bray-Curt</w:t>
      </w:r>
      <w:r>
        <w:rPr>
          <w:lang w:eastAsia="zh-CN"/>
        </w:rPr>
        <w:t>is</w:t>
      </w:r>
      <w:r>
        <w:rPr>
          <w:lang w:eastAsia="zh-CN"/>
        </w:rPr>
        <w:t>相异性计算，该计算具有许多理想属性：</w:t>
      </w:r>
    </w:p>
    <w:p w14:paraId="52954142" w14:textId="77777777" w:rsidR="00016001" w:rsidRDefault="009C70A8">
      <w:pPr>
        <w:pStyle w:val="Compact"/>
        <w:numPr>
          <w:ilvl w:val="0"/>
          <w:numId w:val="3"/>
        </w:numPr>
        <w:rPr>
          <w:lang w:eastAsia="zh-CN"/>
        </w:rPr>
      </w:pPr>
      <w:r>
        <w:rPr>
          <w:lang w:eastAsia="zh-CN"/>
        </w:rPr>
        <w:t>它不随单位的变化而变化</w:t>
      </w:r>
    </w:p>
    <w:p w14:paraId="42F5635C" w14:textId="77777777" w:rsidR="00016001" w:rsidRDefault="009C70A8">
      <w:pPr>
        <w:pStyle w:val="Compact"/>
        <w:numPr>
          <w:ilvl w:val="0"/>
          <w:numId w:val="3"/>
        </w:numPr>
        <w:rPr>
          <w:lang w:eastAsia="zh-CN"/>
        </w:rPr>
      </w:pPr>
      <w:r>
        <w:rPr>
          <w:lang w:eastAsia="zh-CN"/>
        </w:rPr>
        <w:t>它不受添加</w:t>
      </w:r>
      <w:r>
        <w:rPr>
          <w:lang w:eastAsia="zh-CN"/>
        </w:rPr>
        <w:t>/</w:t>
      </w:r>
      <w:r>
        <w:rPr>
          <w:lang w:eastAsia="zh-CN"/>
        </w:rPr>
        <w:t>删除两个群落中不存在的物种的影响</w:t>
      </w:r>
    </w:p>
    <w:p w14:paraId="5AF186DA" w14:textId="77777777" w:rsidR="00016001" w:rsidRDefault="009C70A8">
      <w:pPr>
        <w:pStyle w:val="Compact"/>
        <w:numPr>
          <w:ilvl w:val="0"/>
          <w:numId w:val="3"/>
        </w:numPr>
      </w:pPr>
      <w:r>
        <w:t>它不受新增群落的影响</w:t>
      </w:r>
    </w:p>
    <w:p w14:paraId="7ECF4F81" w14:textId="77777777" w:rsidR="00016001" w:rsidRDefault="009C70A8">
      <w:pPr>
        <w:pStyle w:val="Compact"/>
        <w:numPr>
          <w:ilvl w:val="0"/>
          <w:numId w:val="3"/>
        </w:numPr>
        <w:rPr>
          <w:lang w:eastAsia="zh-CN"/>
        </w:rPr>
      </w:pPr>
      <w:r>
        <w:rPr>
          <w:lang w:eastAsia="zh-CN"/>
        </w:rPr>
        <w:t>它可以识别总丰度的差异</w:t>
      </w:r>
    </w:p>
    <w:p w14:paraId="722A00CB" w14:textId="77777777" w:rsidR="00016001" w:rsidRDefault="009C70A8">
      <w:pPr>
        <w:pStyle w:val="4"/>
        <w:rPr>
          <w:lang w:eastAsia="zh-CN"/>
        </w:rPr>
      </w:pPr>
      <w:bookmarkStart w:id="16" w:name="实例分析"/>
      <w:r>
        <w:rPr>
          <w:lang w:eastAsia="zh-CN"/>
        </w:rPr>
        <w:t>实例分析</w:t>
      </w:r>
      <w:bookmarkEnd w:id="16"/>
    </w:p>
    <w:p w14:paraId="506D728B" w14:textId="77777777" w:rsidR="00016001" w:rsidRDefault="009C70A8">
      <w:pPr>
        <w:pStyle w:val="5"/>
        <w:rPr>
          <w:lang w:eastAsia="zh-CN"/>
        </w:rPr>
      </w:pPr>
      <w:bookmarkStart w:id="17" w:name="例1.两地点重复的两组pcoa"/>
      <w:r>
        <w:rPr>
          <w:lang w:eastAsia="zh-CN"/>
        </w:rPr>
        <w:t>例</w:t>
      </w:r>
      <w:r>
        <w:rPr>
          <w:lang w:eastAsia="zh-CN"/>
        </w:rPr>
        <w:t>1.</w:t>
      </w:r>
      <w:r>
        <w:rPr>
          <w:lang w:eastAsia="zh-CN"/>
        </w:rPr>
        <w:t>两地点重复的两组</w:t>
      </w:r>
      <w:r>
        <w:rPr>
          <w:lang w:eastAsia="zh-CN"/>
        </w:rPr>
        <w:t>PCoA</w:t>
      </w:r>
      <w:bookmarkEnd w:id="17"/>
    </w:p>
    <w:p w14:paraId="11D00FA6" w14:textId="77777777" w:rsidR="00016001" w:rsidRDefault="009C70A8">
      <w:pPr>
        <w:pStyle w:val="FirstParagraph"/>
      </w:pPr>
      <w:r>
        <w:t>本文于</w:t>
      </w:r>
      <w:r>
        <w:t>2019</w:t>
      </w:r>
      <w:r>
        <w:t>年</w:t>
      </w:r>
      <w:r>
        <w:t>6</w:t>
      </w:r>
      <w:r>
        <w:t>月</w:t>
      </w:r>
      <w:r>
        <w:t>5</w:t>
      </w:r>
      <w:r>
        <w:t>日发表在</w:t>
      </w:r>
      <w:r>
        <w:t xml:space="preserve">Nature Biotechnology </w:t>
      </w:r>
      <w:r>
        <w:t>杂志</w:t>
      </w:r>
      <w:r>
        <w:t>(37</w:t>
      </w:r>
      <w:r>
        <w:t>卷第</w:t>
      </w:r>
      <w:r>
        <w:t>6</w:t>
      </w:r>
      <w:r>
        <w:t>期</w:t>
      </w:r>
      <w:r>
        <w:t>)</w:t>
      </w:r>
      <w:r>
        <w:t>，并当选为当期封面文章。</w:t>
      </w:r>
      <w:hyperlink r:id="rId16">
        <w:r>
          <w:rPr>
            <w:rStyle w:val="ad"/>
          </w:rPr>
          <w:t>点击查看中文解读</w:t>
        </w:r>
      </w:hyperlink>
    </w:p>
    <w:p w14:paraId="75F4FBEA" w14:textId="77777777" w:rsidR="00016001" w:rsidRDefault="009C70A8">
      <w:pPr>
        <w:pStyle w:val="CaptionedFigure"/>
      </w:pPr>
      <w:r>
        <w:rPr>
          <w:noProof/>
        </w:rPr>
        <w:drawing>
          <wp:inline distT="0" distB="0" distL="0" distR="0" wp14:anchorId="7772C9C7" wp14:editId="09B3D806">
            <wp:extent cx="5334000" cy="1866900"/>
            <wp:effectExtent l="0" t="0" r="0" b="0"/>
            <wp:docPr id="5" name="Picture" descr="image"/>
            <wp:cNvGraphicFramePr/>
            <a:graphic xmlns:a="http://schemas.openxmlformats.org/drawingml/2006/main">
              <a:graphicData uri="http://schemas.openxmlformats.org/drawingml/2006/picture">
                <pic:pic xmlns:pic="http://schemas.openxmlformats.org/drawingml/2006/picture">
                  <pic:nvPicPr>
                    <pic:cNvPr id="0" name="Picture" descr="http://210.75.224.110/github/MicrobiomeStatPlot/221BetaPCoA/e1.NBT2019.jpg"/>
                    <pic:cNvPicPr>
                      <a:picLocks noChangeAspect="1" noChangeArrowheads="1"/>
                    </pic:cNvPicPr>
                  </pic:nvPicPr>
                  <pic:blipFill>
                    <a:blip r:embed="rId17"/>
                    <a:stretch>
                      <a:fillRect/>
                    </a:stretch>
                  </pic:blipFill>
                  <pic:spPr bwMode="auto">
                    <a:xfrm>
                      <a:off x="0" y="0"/>
                      <a:ext cx="5334000" cy="1866900"/>
                    </a:xfrm>
                    <a:prstGeom prst="rect">
                      <a:avLst/>
                    </a:prstGeom>
                    <a:noFill/>
                    <a:ln w="9525">
                      <a:noFill/>
                      <a:headEnd/>
                      <a:tailEnd/>
                    </a:ln>
                  </pic:spPr>
                </pic:pic>
              </a:graphicData>
            </a:graphic>
          </wp:inline>
        </w:drawing>
      </w:r>
    </w:p>
    <w:p w14:paraId="52712B14" w14:textId="77777777" w:rsidR="00016001" w:rsidRDefault="009C70A8">
      <w:pPr>
        <w:pStyle w:val="ImageCaption"/>
        <w:rPr>
          <w:lang w:eastAsia="zh-CN"/>
        </w:rPr>
      </w:pPr>
      <w:r>
        <w:rPr>
          <w:lang w:eastAsia="zh-CN"/>
        </w:rPr>
        <w:t>image</w:t>
      </w:r>
    </w:p>
    <w:p w14:paraId="5A8E8DD5" w14:textId="77777777" w:rsidR="00016001" w:rsidRDefault="009C70A8">
      <w:pPr>
        <w:pStyle w:val="a0"/>
        <w:rPr>
          <w:lang w:eastAsia="zh-CN"/>
        </w:rPr>
      </w:pPr>
      <w:r>
        <w:rPr>
          <w:lang w:eastAsia="zh-CN"/>
        </w:rPr>
        <w:t>两图并列展示两组间明显的</w:t>
      </w:r>
      <w:r>
        <w:rPr>
          <w:lang w:eastAsia="zh-CN"/>
        </w:rPr>
        <w:t>微生物组差异且在不同地点可重复。不同组采用着色配置信椭圆突出组间差异。</w:t>
      </w:r>
    </w:p>
    <w:p w14:paraId="29E40FFA" w14:textId="77777777" w:rsidR="00016001" w:rsidRDefault="009C70A8">
      <w:pPr>
        <w:pStyle w:val="Compact"/>
        <w:numPr>
          <w:ilvl w:val="0"/>
          <w:numId w:val="4"/>
        </w:numPr>
      </w:pPr>
      <w:r>
        <w:t>基于</w:t>
      </w:r>
      <w:r>
        <w:t>Bray-Cutis</w:t>
      </w:r>
      <w:r>
        <w:t>距离的主坐标轴分析</w:t>
      </w:r>
      <w:r>
        <w:t>(PCoA)</w:t>
      </w:r>
      <w:r>
        <w:t>表明籼粳稻的根系微生物组在第一主轴分开</w:t>
      </w:r>
      <w:r>
        <w:t>(</w:t>
      </w:r>
      <w:r>
        <w:rPr>
          <w:i/>
        </w:rPr>
        <w:t>P</w:t>
      </w:r>
      <w:r>
        <w:t xml:space="preserve"> &lt; 0.001</w:t>
      </w:r>
      <w:r>
        <w:t>，</w:t>
      </w:r>
      <w:r>
        <w:t>PERMANOVA</w:t>
      </w:r>
      <w:r>
        <w:t>采用</w:t>
      </w:r>
      <w:r>
        <w:t>Adonis</w:t>
      </w:r>
      <w:r>
        <w:t>函数置换检验</w:t>
      </w:r>
      <w:r>
        <w:t>)</w:t>
      </w:r>
      <w:r>
        <w:t>。椭圆包括亚种</w:t>
      </w:r>
      <w:r>
        <w:t>68%</w:t>
      </w:r>
      <w:r>
        <w:t>的数据。</w:t>
      </w:r>
      <w:r>
        <w:t>d. </w:t>
      </w:r>
      <w:r>
        <w:t>基于</w:t>
      </w:r>
      <w:r>
        <w:t>Bray-Cutis</w:t>
      </w:r>
      <w:r>
        <w:t>距离的</w:t>
      </w:r>
      <w:r>
        <w:t>PCoA</w:t>
      </w:r>
      <w:r>
        <w:t>在地块</w:t>
      </w:r>
      <w:r>
        <w:t>2</w:t>
      </w:r>
      <w:r>
        <w:t>中结果表明籼粳稻根系微生物组也在第一主轴分开。</w:t>
      </w:r>
    </w:p>
    <w:p w14:paraId="2D45BD5E" w14:textId="77777777" w:rsidR="00016001" w:rsidRDefault="009C70A8">
      <w:pPr>
        <w:pStyle w:val="a8"/>
      </w:pPr>
      <w:r>
        <w:lastRenderedPageBreak/>
        <w:t>c, Unconstrained PCoA (for principal coordinates PCo1 and PCo2) with Bray–C</w:t>
      </w:r>
      <w:r>
        <w:t>urtis distance showing that the root microbiota of indica separate from those of japonica in field I in the first axis (</w:t>
      </w:r>
      <w:r>
        <w:rPr>
          <w:i/>
        </w:rPr>
        <w:t>P</w:t>
      </w:r>
      <w:r>
        <w:t xml:space="preserve"> &lt; 0.001, permutational multivariate analysis of variance (PERMANOVA) by Adonis). Ellipses cover 68% of the data for each rice subspeci</w:t>
      </w:r>
      <w:r>
        <w:t>es. d, Unconstrained PCoA with Bray–Curtis distance showing that the root microbiota of indica separate from those of japonica in field II in the first axis (</w:t>
      </w:r>
      <w:r>
        <w:rPr>
          <w:b/>
        </w:rPr>
        <w:t>P</w:t>
      </w:r>
      <w:r>
        <w:t xml:space="preserve"> &lt; 0.001, PERMANOVA by Adonis).</w:t>
      </w:r>
    </w:p>
    <w:p w14:paraId="677E86ED" w14:textId="77777777" w:rsidR="00016001" w:rsidRDefault="009C70A8">
      <w:pPr>
        <w:pStyle w:val="FirstParagraph"/>
        <w:rPr>
          <w:lang w:eastAsia="zh-CN"/>
        </w:rPr>
      </w:pPr>
      <w:r>
        <w:rPr>
          <w:b/>
          <w:lang w:eastAsia="zh-CN"/>
        </w:rPr>
        <w:t>结果部分描述</w:t>
      </w:r>
      <w:r>
        <w:rPr>
          <w:lang w:eastAsia="zh-CN"/>
        </w:rPr>
        <w:t>：</w:t>
      </w:r>
    </w:p>
    <w:p w14:paraId="7C0B32BF" w14:textId="77777777" w:rsidR="00016001" w:rsidRDefault="009C70A8">
      <w:pPr>
        <w:pStyle w:val="a0"/>
        <w:rPr>
          <w:lang w:eastAsia="zh-CN"/>
        </w:rPr>
      </w:pPr>
      <w:r>
        <w:rPr>
          <w:lang w:eastAsia="zh-CN"/>
        </w:rPr>
        <w:t>我们发现不同水稻亚种根系微生物组成存在差异。基于</w:t>
      </w:r>
      <w:r>
        <w:rPr>
          <w:lang w:eastAsia="zh-CN"/>
        </w:rPr>
        <w:t>Bray-Curtis</w:t>
      </w:r>
      <w:r>
        <w:rPr>
          <w:lang w:eastAsia="zh-CN"/>
        </w:rPr>
        <w:t>距离的非限制性主坐标轴分析</w:t>
      </w:r>
      <w:r>
        <w:rPr>
          <w:lang w:eastAsia="zh-CN"/>
        </w:rPr>
        <w:t>(PCoA)</w:t>
      </w:r>
      <w:r>
        <w:rPr>
          <w:lang w:eastAsia="zh-CN"/>
        </w:rPr>
        <w:t>表明籼粳稻在地块</w:t>
      </w:r>
      <w:r>
        <w:rPr>
          <w:lang w:eastAsia="zh-CN"/>
        </w:rPr>
        <w:t>1</w:t>
      </w:r>
      <w:r>
        <w:rPr>
          <w:lang w:eastAsia="zh-CN"/>
        </w:rPr>
        <w:t>的微生物组成明显形成两大类，且在第一主轴分开</w:t>
      </w:r>
      <w:r>
        <w:rPr>
          <w:lang w:eastAsia="zh-CN"/>
        </w:rPr>
        <w:t>(</w:t>
      </w:r>
      <w:r>
        <w:rPr>
          <w:lang w:eastAsia="zh-CN"/>
        </w:rPr>
        <w:t>图</w:t>
      </w:r>
      <w:r>
        <w:rPr>
          <w:lang w:eastAsia="zh-CN"/>
        </w:rPr>
        <w:t>1c</w:t>
      </w:r>
      <w:r>
        <w:rPr>
          <w:lang w:eastAsia="zh-CN"/>
        </w:rPr>
        <w:t>；附图</w:t>
      </w:r>
      <w:r>
        <w:rPr>
          <w:lang w:eastAsia="zh-CN"/>
        </w:rPr>
        <w:t>2)</w:t>
      </w:r>
      <w:r>
        <w:rPr>
          <w:lang w:eastAsia="zh-CN"/>
        </w:rPr>
        <w:t>，表明水稻亚种分化是微生物组变异的最主要影响因素。同时也观察到了由于地块</w:t>
      </w:r>
      <w:r>
        <w:rPr>
          <w:lang w:eastAsia="zh-CN"/>
        </w:rPr>
        <w:t>2</w:t>
      </w:r>
      <w:r>
        <w:rPr>
          <w:lang w:eastAsia="zh-CN"/>
        </w:rPr>
        <w:t>的土壤不同，在地块</w:t>
      </w:r>
      <w:r>
        <w:rPr>
          <w:lang w:eastAsia="zh-CN"/>
        </w:rPr>
        <w:t>2</w:t>
      </w:r>
      <w:r>
        <w:rPr>
          <w:lang w:eastAsia="zh-CN"/>
        </w:rPr>
        <w:t>存在微生物组的变化</w:t>
      </w:r>
      <w:r>
        <w:rPr>
          <w:lang w:eastAsia="zh-CN"/>
        </w:rPr>
        <w:t>(</w:t>
      </w:r>
      <w:r>
        <w:rPr>
          <w:lang w:eastAsia="zh-CN"/>
        </w:rPr>
        <w:t>附图</w:t>
      </w:r>
      <w:r>
        <w:rPr>
          <w:lang w:eastAsia="zh-CN"/>
        </w:rPr>
        <w:t>3</w:t>
      </w:r>
      <w:r>
        <w:rPr>
          <w:lang w:eastAsia="zh-CN"/>
        </w:rPr>
        <w:t>；附表</w:t>
      </w:r>
      <w:r>
        <w:rPr>
          <w:lang w:eastAsia="zh-CN"/>
        </w:rPr>
        <w:t>1)</w:t>
      </w:r>
      <w:r>
        <w:rPr>
          <w:lang w:eastAsia="zh-CN"/>
        </w:rPr>
        <w:t>。但在两块地块中，籼粳稻显著分开保持一致</w:t>
      </w:r>
      <w:r>
        <w:rPr>
          <w:lang w:eastAsia="zh-CN"/>
        </w:rPr>
        <w:t>(</w:t>
      </w:r>
      <w:r>
        <w:rPr>
          <w:lang w:eastAsia="zh-CN"/>
        </w:rPr>
        <w:t>图</w:t>
      </w:r>
      <w:r>
        <w:rPr>
          <w:lang w:eastAsia="zh-CN"/>
        </w:rPr>
        <w:t>1d</w:t>
      </w:r>
      <w:r>
        <w:rPr>
          <w:lang w:eastAsia="zh-CN"/>
        </w:rPr>
        <w:t>；附图</w:t>
      </w:r>
      <w:r>
        <w:rPr>
          <w:lang w:eastAsia="zh-CN"/>
        </w:rPr>
        <w:t>3)</w:t>
      </w:r>
    </w:p>
    <w:p w14:paraId="54A6C4DE" w14:textId="77777777" w:rsidR="00016001" w:rsidRDefault="009C70A8">
      <w:pPr>
        <w:pStyle w:val="a8"/>
      </w:pPr>
      <w:r>
        <w:t>We found that the composition of the root bacterial microbiotadiffe</w:t>
      </w:r>
      <w:r>
        <w:t>red in rice subspecies. Unconstrained principal coordinateanalysis (PCoA) of Bray–Curtis distance revealed that theroot microbiota of indica and japonica in field I formed two distinctclusters, which separated along the first coordinate axis(Fig. 1c and Su</w:t>
      </w:r>
      <w:r>
        <w:t>pplementary Fig. 2), indicating that the largest sourceof variation in the rice root microbiota was proximity to the subspeciationbetween indica and japonica. As expected, the root microbiotain field II differed from that in field I due to soil differences</w:t>
      </w:r>
      <w:r>
        <w:t>(Supplementary Fig. 3 and Supplementary Table 1), but the separationof root microbiota between indica and japonica varieties wasconsistent in the two locations (Fig. 1d and Supplementary Figs. 2and 3).</w:t>
      </w:r>
    </w:p>
    <w:p w14:paraId="1CDB5FAD" w14:textId="77777777" w:rsidR="00016001" w:rsidRDefault="009C70A8">
      <w:pPr>
        <w:pStyle w:val="5"/>
        <w:rPr>
          <w:lang w:eastAsia="zh-CN"/>
        </w:rPr>
      </w:pPr>
      <w:bookmarkStart w:id="18" w:name="例2.-pcoa时间序列"/>
      <w:r>
        <w:rPr>
          <w:lang w:eastAsia="zh-CN"/>
        </w:rPr>
        <w:t>例</w:t>
      </w:r>
      <w:r>
        <w:rPr>
          <w:lang w:eastAsia="zh-CN"/>
        </w:rPr>
        <w:t>2. PCoA</w:t>
      </w:r>
      <w:r>
        <w:rPr>
          <w:lang w:eastAsia="zh-CN"/>
        </w:rPr>
        <w:t>时间序列</w:t>
      </w:r>
      <w:bookmarkEnd w:id="18"/>
    </w:p>
    <w:p w14:paraId="26F24053" w14:textId="77777777" w:rsidR="00016001" w:rsidRDefault="009C70A8">
      <w:pPr>
        <w:pStyle w:val="FirstParagraph"/>
        <w:rPr>
          <w:lang w:eastAsia="zh-CN"/>
        </w:rPr>
      </w:pPr>
      <w:r>
        <w:rPr>
          <w:lang w:eastAsia="zh-CN"/>
        </w:rPr>
        <w:t>本文是刘永鑫博士负责分析，于</w:t>
      </w:r>
      <w:r>
        <w:rPr>
          <w:lang w:eastAsia="zh-CN"/>
        </w:rPr>
        <w:t>2018</w:t>
      </w:r>
      <w:r>
        <w:rPr>
          <w:lang w:eastAsia="zh-CN"/>
        </w:rPr>
        <w:t>年发表在中国科学的一篇文章封面文章，详细描述了水稻田间全生育期根系微生物组的变化规律，发表</w:t>
      </w:r>
      <w:r>
        <w:rPr>
          <w:lang w:eastAsia="zh-CN"/>
        </w:rPr>
        <w:t>2</w:t>
      </w:r>
      <w:r>
        <w:rPr>
          <w:lang w:eastAsia="zh-CN"/>
        </w:rPr>
        <w:t>年被引</w:t>
      </w:r>
      <w:r>
        <w:rPr>
          <w:lang w:eastAsia="zh-CN"/>
        </w:rPr>
        <w:t>31</w:t>
      </w:r>
      <w:r>
        <w:rPr>
          <w:lang w:eastAsia="zh-CN"/>
        </w:rPr>
        <w:t>次。详见：</w:t>
      </w:r>
      <w:hyperlink r:id="rId18">
        <w:r>
          <w:rPr>
            <w:rStyle w:val="ad"/>
            <w:lang w:eastAsia="zh-CN"/>
          </w:rPr>
          <w:t>手把手带你重现菌群封面文章图表</w:t>
        </w:r>
      </w:hyperlink>
      <w:r>
        <w:rPr>
          <w:lang w:eastAsia="zh-CN"/>
        </w:rPr>
        <w:t>。本文对图</w:t>
      </w:r>
      <w:r>
        <w:rPr>
          <w:lang w:eastAsia="zh-CN"/>
        </w:rPr>
        <w:t>1</w:t>
      </w:r>
      <w:r>
        <w:rPr>
          <w:lang w:eastAsia="zh-CN"/>
        </w:rPr>
        <w:t>中的</w:t>
      </w:r>
      <w:r>
        <w:rPr>
          <w:lang w:eastAsia="zh-CN"/>
        </w:rPr>
        <w:t>B/C</w:t>
      </w:r>
      <w:r>
        <w:rPr>
          <w:lang w:eastAsia="zh-CN"/>
        </w:rPr>
        <w:t>子图为例进行说明和点评。</w:t>
      </w:r>
    </w:p>
    <w:p w14:paraId="369A66C7" w14:textId="77777777" w:rsidR="00016001" w:rsidRDefault="009C70A8">
      <w:pPr>
        <w:pStyle w:val="CaptionedFigure"/>
      </w:pPr>
      <w:r>
        <w:rPr>
          <w:noProof/>
        </w:rPr>
        <w:drawing>
          <wp:inline distT="0" distB="0" distL="0" distR="0" wp14:anchorId="5373140D" wp14:editId="00D52792">
            <wp:extent cx="5334000" cy="1652718"/>
            <wp:effectExtent l="0" t="0" r="0" b="0"/>
            <wp:docPr id="6" name="Picture" descr="image"/>
            <wp:cNvGraphicFramePr/>
            <a:graphic xmlns:a="http://schemas.openxmlformats.org/drawingml/2006/main">
              <a:graphicData uri="http://schemas.openxmlformats.org/drawingml/2006/picture">
                <pic:pic xmlns:pic="http://schemas.openxmlformats.org/drawingml/2006/picture">
                  <pic:nvPicPr>
                    <pic:cNvPr id="0" name="Picture" descr="http://210.75.224.110/github/MicrobiomeStatPlot/221BetaPCoA/e2.SCLS2018.jpg"/>
                    <pic:cNvPicPr>
                      <a:picLocks noChangeAspect="1" noChangeArrowheads="1"/>
                    </pic:cNvPicPr>
                  </pic:nvPicPr>
                  <pic:blipFill>
                    <a:blip r:embed="rId19"/>
                    <a:stretch>
                      <a:fillRect/>
                    </a:stretch>
                  </pic:blipFill>
                  <pic:spPr bwMode="auto">
                    <a:xfrm>
                      <a:off x="0" y="0"/>
                      <a:ext cx="5334000" cy="1652718"/>
                    </a:xfrm>
                    <a:prstGeom prst="rect">
                      <a:avLst/>
                    </a:prstGeom>
                    <a:noFill/>
                    <a:ln w="9525">
                      <a:noFill/>
                      <a:headEnd/>
                      <a:tailEnd/>
                    </a:ln>
                  </pic:spPr>
                </pic:pic>
              </a:graphicData>
            </a:graphic>
          </wp:inline>
        </w:drawing>
      </w:r>
    </w:p>
    <w:p w14:paraId="5C65A3BA" w14:textId="77777777" w:rsidR="00016001" w:rsidRDefault="009C70A8">
      <w:pPr>
        <w:pStyle w:val="ImageCaption"/>
        <w:rPr>
          <w:lang w:eastAsia="zh-CN"/>
        </w:rPr>
      </w:pPr>
      <w:r>
        <w:rPr>
          <w:lang w:eastAsia="zh-CN"/>
        </w:rPr>
        <w:t>image</w:t>
      </w:r>
    </w:p>
    <w:p w14:paraId="424702B1" w14:textId="77777777" w:rsidR="00016001" w:rsidRDefault="009C70A8">
      <w:pPr>
        <w:pStyle w:val="a0"/>
        <w:rPr>
          <w:lang w:eastAsia="zh-CN"/>
        </w:rPr>
      </w:pPr>
      <w:r>
        <w:rPr>
          <w:lang w:eastAsia="zh-CN"/>
        </w:rPr>
        <w:t>田间水稻微生物组随生育时间变化。以水稻日本晴和</w:t>
      </w:r>
      <w:r>
        <w:rPr>
          <w:lang w:eastAsia="zh-CN"/>
        </w:rPr>
        <w:t>IR24</w:t>
      </w:r>
      <w:r>
        <w:rPr>
          <w:lang w:eastAsia="zh-CN"/>
        </w:rPr>
        <w:t>为材料</w:t>
      </w:r>
      <w:r>
        <w:rPr>
          <w:lang w:eastAsia="zh-CN"/>
        </w:rPr>
        <w:t>,</w:t>
      </w:r>
      <w:r>
        <w:rPr>
          <w:lang w:eastAsia="zh-CN"/>
        </w:rPr>
        <w:t>并分别种植于昌平和上庄两地，</w:t>
      </w:r>
      <w:r>
        <w:rPr>
          <w:lang w:eastAsia="zh-CN"/>
        </w:rPr>
        <w:t>CP</w:t>
      </w:r>
      <w:r>
        <w:rPr>
          <w:lang w:eastAsia="zh-CN"/>
        </w:rPr>
        <w:t>代表北京昌平农场，</w:t>
      </w:r>
      <w:r>
        <w:rPr>
          <w:lang w:eastAsia="zh-CN"/>
        </w:rPr>
        <w:t>SZ</w:t>
      </w:r>
      <w:r>
        <w:rPr>
          <w:lang w:eastAsia="zh-CN"/>
        </w:rPr>
        <w:t>代表北京海淀上庄</w:t>
      </w:r>
      <w:r>
        <w:rPr>
          <w:lang w:eastAsia="zh-CN"/>
        </w:rPr>
        <w:t>。</w:t>
      </w:r>
      <w:r>
        <w:rPr>
          <w:lang w:eastAsia="zh-CN"/>
        </w:rPr>
        <w:t xml:space="preserve">B-C. </w:t>
      </w:r>
      <w:r>
        <w:rPr>
          <w:lang w:eastAsia="zh-CN"/>
        </w:rPr>
        <w:t>主坐标轴分析</w:t>
      </w:r>
      <w:r>
        <w:rPr>
          <w:lang w:eastAsia="zh-CN"/>
        </w:rPr>
        <w:t>(PCoA)</w:t>
      </w:r>
      <w:r>
        <w:rPr>
          <w:lang w:eastAsia="zh-CN"/>
        </w:rPr>
        <w:t>展示水稻微生物组随时间变化，其中微生物群落结构主要在第</w:t>
      </w:r>
      <w:r>
        <w:rPr>
          <w:lang w:eastAsia="zh-CN"/>
        </w:rPr>
        <w:t>1/2</w:t>
      </w:r>
      <w:r>
        <w:rPr>
          <w:lang w:eastAsia="zh-CN"/>
        </w:rPr>
        <w:t>轴上随时间变化</w:t>
      </w:r>
      <w:r>
        <w:rPr>
          <w:lang w:eastAsia="zh-CN"/>
        </w:rPr>
        <w:t>(B)</w:t>
      </w:r>
      <w:r>
        <w:rPr>
          <w:lang w:eastAsia="zh-CN"/>
        </w:rPr>
        <w:t>，而不同土壤类型主要在第</w:t>
      </w:r>
      <w:r>
        <w:rPr>
          <w:lang w:eastAsia="zh-CN"/>
        </w:rPr>
        <w:t>3</w:t>
      </w:r>
      <w:r>
        <w:rPr>
          <w:lang w:eastAsia="zh-CN"/>
        </w:rPr>
        <w:t>轴上明显分开</w:t>
      </w:r>
      <w:r>
        <w:rPr>
          <w:lang w:eastAsia="zh-CN"/>
        </w:rPr>
        <w:t>(C)</w:t>
      </w:r>
    </w:p>
    <w:p w14:paraId="393F1E43" w14:textId="77777777" w:rsidR="00016001" w:rsidRDefault="009C70A8">
      <w:pPr>
        <w:pStyle w:val="a8"/>
      </w:pPr>
      <w:r>
        <w:lastRenderedPageBreak/>
        <w:t>Figure 1 The rice root microbiota in fields shift over rice residence time in the field. B−C, Principle coordinate analysis showing that the rice microbiota shifts with rice r</w:t>
      </w:r>
      <w:r>
        <w:t>esidence time in the field and developmental stages in the first axis (B) and separated by geographical locations in the third axis (C).</w:t>
      </w:r>
    </w:p>
    <w:p w14:paraId="4578C1A3" w14:textId="244125FA" w:rsidR="00016001" w:rsidRDefault="009C70A8">
      <w:pPr>
        <w:pStyle w:val="FirstParagraph"/>
        <w:rPr>
          <w:lang w:eastAsia="zh-CN"/>
        </w:rPr>
      </w:pPr>
      <w:r>
        <w:rPr>
          <w:b/>
          <w:lang w:eastAsia="zh-CN"/>
        </w:rPr>
        <w:t>结果</w:t>
      </w:r>
      <w:r>
        <w:rPr>
          <w:lang w:eastAsia="zh-CN"/>
        </w:rPr>
        <w:t>：在所有样品的</w:t>
      </w:r>
      <w:r>
        <w:rPr>
          <w:lang w:eastAsia="zh-CN"/>
        </w:rPr>
        <w:t>Bray-Curtis</w:t>
      </w:r>
      <w:r>
        <w:rPr>
          <w:lang w:eastAsia="zh-CN"/>
        </w:rPr>
        <w:t>距离的主坐标分析（</w:t>
      </w:r>
      <w:r>
        <w:rPr>
          <w:lang w:eastAsia="zh-CN"/>
        </w:rPr>
        <w:t>PCoA</w:t>
      </w:r>
      <w:r>
        <w:rPr>
          <w:lang w:eastAsia="zh-CN"/>
        </w:rPr>
        <w:t>）中，土体土壤样品聚集在一起，并且水稻根样品在田间和发育阶段的第一</w:t>
      </w:r>
      <w:del w:id="19" w:author="Xi Jiao" w:date="2020-06-19T22:59:00Z">
        <w:r w:rsidDel="00FB4210">
          <w:rPr>
            <w:lang w:eastAsia="zh-CN"/>
          </w:rPr>
          <w:delText>个</w:delText>
        </w:r>
      </w:del>
      <w:r>
        <w:rPr>
          <w:lang w:eastAsia="zh-CN"/>
        </w:rPr>
        <w:t>坐标轴上沿着水稻的生长时间</w:t>
      </w:r>
      <w:del w:id="20" w:author="Xi Jiao" w:date="2020-06-19T23:00:00Z">
        <w:r w:rsidDel="00FB4210">
          <w:rPr>
            <w:lang w:eastAsia="zh-CN"/>
          </w:rPr>
          <w:delText>从土壤</w:delText>
        </w:r>
      </w:del>
      <w:r>
        <w:rPr>
          <w:lang w:eastAsia="zh-CN"/>
        </w:rPr>
        <w:t>移动（图</w:t>
      </w:r>
      <w:r>
        <w:rPr>
          <w:lang w:eastAsia="zh-CN"/>
        </w:rPr>
        <w:t>1B</w:t>
      </w:r>
      <w:r>
        <w:rPr>
          <w:lang w:eastAsia="zh-CN"/>
        </w:rPr>
        <w:t>），表明</w:t>
      </w:r>
      <w:del w:id="21" w:author="Xi Jiao" w:date="2020-06-19T22:58:00Z">
        <w:r w:rsidDel="00FB4210">
          <w:rPr>
            <w:lang w:eastAsia="zh-CN"/>
          </w:rPr>
          <w:delText xml:space="preserve"> </w:delText>
        </w:r>
      </w:del>
      <w:r>
        <w:rPr>
          <w:lang w:eastAsia="zh-CN"/>
        </w:rPr>
        <w:t>稻田在田间的停留时间和发育阶段是影响根系微生物组成</w:t>
      </w:r>
      <w:r>
        <w:rPr>
          <w:lang w:eastAsia="zh-CN"/>
        </w:rPr>
        <w:t>的主要因素。</w:t>
      </w:r>
      <w:del w:id="22" w:author="Xi Jiao" w:date="2020-06-19T22:58:00Z">
        <w:r w:rsidDel="00FB4210">
          <w:rPr>
            <w:lang w:eastAsia="zh-CN"/>
          </w:rPr>
          <w:delText xml:space="preserve"> </w:delText>
        </w:r>
      </w:del>
      <w:r>
        <w:rPr>
          <w:lang w:eastAsia="zh-CN"/>
        </w:rPr>
        <w:t>另外，尽管根微生物组在第三轴上被地理位置清楚地分开了，但水稻的生长时间和根系微生物组的动态变化在两个不同的地点显示出一致的趋势（图</w:t>
      </w:r>
      <w:r>
        <w:rPr>
          <w:lang w:eastAsia="zh-CN"/>
        </w:rPr>
        <w:t>1C</w:t>
      </w:r>
      <w:r>
        <w:rPr>
          <w:lang w:eastAsia="zh-CN"/>
        </w:rPr>
        <w:t>）。</w:t>
      </w:r>
    </w:p>
    <w:p w14:paraId="44A96720" w14:textId="77777777" w:rsidR="00016001" w:rsidRDefault="009C70A8">
      <w:pPr>
        <w:pStyle w:val="a8"/>
      </w:pPr>
      <w:r>
        <w:t>In Principle Coordinate Analysis (PCoA) of Bray-Curtis distance from all samples, bulk soilsamples clustered together, and rice root samples shifted farfrom the soil across rice r</w:t>
      </w:r>
      <w:r>
        <w:t>esidence time in the field and developmentalstages in the first coordinate axis (Figure 1B),indicating that rice residence time in the field and developmentalstage are main factors influencing the root microbiotacomposition. Additionally, although the root</w:t>
      </w:r>
      <w:r>
        <w:t xml:space="preserve"> microbiotawere clearly separated by geographic location in the thirdaxis, the rice residence time and development dependent shift of the root microbiota showed consistent trends in the two separate fields (Figure 1C).</w:t>
      </w:r>
    </w:p>
    <w:p w14:paraId="31E61975" w14:textId="77777777" w:rsidR="00016001" w:rsidRDefault="009C70A8">
      <w:pPr>
        <w:pStyle w:val="Compact"/>
        <w:numPr>
          <w:ilvl w:val="0"/>
          <w:numId w:val="5"/>
        </w:numPr>
      </w:pPr>
      <w:r>
        <w:t>总结</w:t>
      </w:r>
    </w:p>
    <w:p w14:paraId="636B6762" w14:textId="77777777" w:rsidR="00016001" w:rsidRDefault="009C70A8">
      <w:pPr>
        <w:pStyle w:val="Compact"/>
        <w:numPr>
          <w:ilvl w:val="0"/>
          <w:numId w:val="6"/>
        </w:numPr>
        <w:rPr>
          <w:lang w:eastAsia="zh-CN"/>
        </w:rPr>
      </w:pPr>
      <w:r>
        <w:rPr>
          <w:lang w:eastAsia="zh-CN"/>
        </w:rPr>
        <w:t>图</w:t>
      </w:r>
      <w:r>
        <w:rPr>
          <w:lang w:eastAsia="zh-CN"/>
        </w:rPr>
        <w:t>1B/C</w:t>
      </w:r>
      <w:r>
        <w:rPr>
          <w:lang w:eastAsia="zh-CN"/>
        </w:rPr>
        <w:t>是基于</w:t>
      </w:r>
      <w:r>
        <w:rPr>
          <w:lang w:eastAsia="zh-CN"/>
        </w:rPr>
        <w:t>Bray-Curtis</w:t>
      </w:r>
      <w:r>
        <w:rPr>
          <w:lang w:eastAsia="zh-CN"/>
        </w:rPr>
        <w:t>距离进行的</w:t>
      </w:r>
      <w:r>
        <w:rPr>
          <w:lang w:eastAsia="zh-CN"/>
        </w:rPr>
        <w:t>PCoA</w:t>
      </w:r>
      <w:r>
        <w:rPr>
          <w:lang w:eastAsia="zh-CN"/>
        </w:rPr>
        <w:t>分析，采用散</w:t>
      </w:r>
      <w:r>
        <w:rPr>
          <w:lang w:eastAsia="zh-CN"/>
        </w:rPr>
        <w:t>点图展示，并</w:t>
      </w:r>
      <w:r>
        <w:rPr>
          <w:b/>
          <w:lang w:eastAsia="zh-CN"/>
        </w:rPr>
        <w:t>按时间顺序填充彩虹色</w:t>
      </w:r>
      <w:r>
        <w:rPr>
          <w:b/>
          <w:lang w:eastAsia="zh-CN"/>
        </w:rPr>
        <w:t>(</w:t>
      </w:r>
      <w:r>
        <w:rPr>
          <w:b/>
          <w:lang w:eastAsia="zh-CN"/>
        </w:rPr>
        <w:t>比单色过渡明显，但对色盲人群不友好，有些杂志不接受</w:t>
      </w:r>
      <w:r>
        <w:rPr>
          <w:b/>
          <w:lang w:eastAsia="zh-CN"/>
        </w:rPr>
        <w:t>)</w:t>
      </w:r>
      <w:r>
        <w:rPr>
          <w:b/>
          <w:lang w:eastAsia="zh-CN"/>
        </w:rPr>
        <w:t>，按不同生态位和地点设置形状</w:t>
      </w:r>
      <w:r>
        <w:rPr>
          <w:lang w:eastAsia="zh-CN"/>
        </w:rPr>
        <w:t>，信息较丰富；一般人类颜色区分明显，把颜色赋予想要表达的第一变量，如本文的时间变量，形态分配给次要因素；</w:t>
      </w:r>
    </w:p>
    <w:p w14:paraId="2A69F830" w14:textId="4362E0B1" w:rsidR="00016001" w:rsidRDefault="009C70A8">
      <w:pPr>
        <w:pStyle w:val="Compact"/>
        <w:numPr>
          <w:ilvl w:val="0"/>
          <w:numId w:val="6"/>
        </w:numPr>
        <w:rPr>
          <w:lang w:eastAsia="zh-CN"/>
        </w:rPr>
      </w:pPr>
      <w:r>
        <w:rPr>
          <w:lang w:eastAsia="zh-CN"/>
        </w:rPr>
        <w:t>图</w:t>
      </w:r>
      <w:r>
        <w:rPr>
          <w:lang w:eastAsia="zh-CN"/>
        </w:rPr>
        <w:t>1B</w:t>
      </w:r>
      <w:r>
        <w:rPr>
          <w:lang w:eastAsia="zh-CN"/>
        </w:rPr>
        <w:t>展示</w:t>
      </w:r>
      <w:r>
        <w:rPr>
          <w:lang w:eastAsia="zh-CN"/>
        </w:rPr>
        <w:t>PCo1/2</w:t>
      </w:r>
      <w:r>
        <w:rPr>
          <w:lang w:eastAsia="zh-CN"/>
        </w:rPr>
        <w:t>轴，组间最大差异为不同生态位与时间梯度上的变化，但不</w:t>
      </w:r>
      <w:del w:id="23" w:author="Xi Jiao" w:date="2020-06-19T23:02:00Z">
        <w:r w:rsidDel="00900070">
          <w:rPr>
            <w:lang w:eastAsia="zh-CN"/>
          </w:rPr>
          <w:delText xml:space="preserve"> </w:delText>
        </w:r>
      </w:del>
      <w:ins w:id="24" w:author="Xi Jiao" w:date="2020-06-19T23:02:00Z">
        <w:r w:rsidR="00900070">
          <w:rPr>
            <w:rFonts w:hint="eastAsia"/>
            <w:lang w:eastAsia="zh-CN"/>
          </w:rPr>
          <w:t>同</w:t>
        </w:r>
      </w:ins>
      <w:r>
        <w:rPr>
          <w:b/>
          <w:lang w:eastAsia="zh-CN"/>
        </w:rPr>
        <w:t>地点间是无法很好区分时，我们还需要继续探索其他主坐标轴</w:t>
      </w:r>
      <w:r>
        <w:rPr>
          <w:lang w:eastAsia="zh-CN"/>
        </w:rPr>
        <w:t>。本文在图</w:t>
      </w:r>
      <w:r>
        <w:rPr>
          <w:lang w:eastAsia="zh-CN"/>
        </w:rPr>
        <w:t>1C</w:t>
      </w:r>
      <w:r>
        <w:rPr>
          <w:lang w:eastAsia="zh-CN"/>
        </w:rPr>
        <w:t>展示</w:t>
      </w:r>
      <w:r>
        <w:rPr>
          <w:lang w:eastAsia="zh-CN"/>
        </w:rPr>
        <w:t>PCo1/3</w:t>
      </w:r>
      <w:r>
        <w:rPr>
          <w:lang w:eastAsia="zh-CN"/>
        </w:rPr>
        <w:t>轴，可进一步看到</w:t>
      </w:r>
      <w:r>
        <w:rPr>
          <w:lang w:eastAsia="zh-CN"/>
        </w:rPr>
        <w:t>1</w:t>
      </w:r>
      <w:r>
        <w:rPr>
          <w:lang w:eastAsia="zh-CN"/>
        </w:rPr>
        <w:t>轴的差异与时间变化一致，而</w:t>
      </w:r>
      <w:r>
        <w:rPr>
          <w:b/>
          <w:lang w:eastAsia="zh-CN"/>
        </w:rPr>
        <w:t>3</w:t>
      </w:r>
      <w:r>
        <w:rPr>
          <w:b/>
          <w:lang w:eastAsia="zh-CN"/>
        </w:rPr>
        <w:t>轴可以很好分开不同地点</w:t>
      </w:r>
      <w:r>
        <w:rPr>
          <w:lang w:eastAsia="zh-CN"/>
        </w:rPr>
        <w:t>。</w:t>
      </w:r>
    </w:p>
    <w:p w14:paraId="3E631E42" w14:textId="77777777" w:rsidR="00016001" w:rsidRDefault="009C70A8">
      <w:pPr>
        <w:pStyle w:val="5"/>
        <w:rPr>
          <w:lang w:eastAsia="zh-CN"/>
        </w:rPr>
      </w:pPr>
      <w:bookmarkStart w:id="25" w:name="例3.nmds分析不同食物昆虫组肠道菌群"/>
      <w:r>
        <w:rPr>
          <w:lang w:eastAsia="zh-CN"/>
        </w:rPr>
        <w:t>例</w:t>
      </w:r>
      <w:r>
        <w:rPr>
          <w:lang w:eastAsia="zh-CN"/>
        </w:rPr>
        <w:t>3.NMDS</w:t>
      </w:r>
      <w:r>
        <w:rPr>
          <w:lang w:eastAsia="zh-CN"/>
        </w:rPr>
        <w:t>分析不同食物昆虫组肠道菌群</w:t>
      </w:r>
      <w:bookmarkEnd w:id="25"/>
    </w:p>
    <w:p w14:paraId="7B8C9520" w14:textId="77777777" w:rsidR="00016001" w:rsidRDefault="009C70A8">
      <w:pPr>
        <w:pStyle w:val="FirstParagraph"/>
      </w:pPr>
      <w:r>
        <w:rPr>
          <w:lang w:eastAsia="zh-CN"/>
        </w:rPr>
        <w:t>本文由荷兰皇家科学</w:t>
      </w:r>
      <w:r>
        <w:rPr>
          <w:lang w:eastAsia="zh-CN"/>
        </w:rPr>
        <w:t>院生态研究所的</w:t>
      </w:r>
      <w:r>
        <w:rPr>
          <w:lang w:eastAsia="zh-CN"/>
        </w:rPr>
        <w:t xml:space="preserve">S. </w:t>
      </w:r>
      <w:r>
        <w:t>Emilia Hannula</w:t>
      </w:r>
      <w:r>
        <w:t>和中科院遗传发育所朱峰研究员于</w:t>
      </w:r>
      <w:r>
        <w:t>2019</w:t>
      </w:r>
      <w:r>
        <w:t>年</w:t>
      </w:r>
      <w:r>
        <w:t>8</w:t>
      </w:r>
      <w:r>
        <w:t>月发表于</w:t>
      </w:r>
      <w:r>
        <w:t>Nature Communications (</w:t>
      </w:r>
      <w:hyperlink r:id="rId20">
        <w:r>
          <w:rPr>
            <w:rStyle w:val="ad"/>
          </w:rPr>
          <w:t>https://doi.org/10.1038/s41467-019-09284-w</w:t>
        </w:r>
      </w:hyperlink>
      <w:r>
        <w:t>)</w:t>
      </w:r>
      <w:r>
        <w:t>。揭示了食叶昆虫微生物群落来源于土壤而不是取食植物。中文解读详见：</w:t>
      </w:r>
      <w:hyperlink r:id="rId21">
        <w:r>
          <w:rPr>
            <w:rStyle w:val="ad"/>
          </w:rPr>
          <w:t>Nature</w:t>
        </w:r>
        <w:r>
          <w:rPr>
            <w:rStyle w:val="ad"/>
          </w:rPr>
          <w:t>子刊：植食昆虫微生物组来自土壤</w:t>
        </w:r>
      </w:hyperlink>
    </w:p>
    <w:p w14:paraId="5B41F3F2" w14:textId="77777777" w:rsidR="00016001" w:rsidRDefault="009C70A8">
      <w:pPr>
        <w:pStyle w:val="CaptionedFigure"/>
      </w:pPr>
      <w:r>
        <w:rPr>
          <w:noProof/>
        </w:rPr>
        <w:lastRenderedPageBreak/>
        <w:drawing>
          <wp:inline distT="0" distB="0" distL="0" distR="0" wp14:anchorId="0C5BAE49" wp14:editId="3439DA5F">
            <wp:extent cx="5334000" cy="4580548"/>
            <wp:effectExtent l="0" t="0" r="0" b="0"/>
            <wp:docPr id="7" name="Picture" descr="image"/>
            <wp:cNvGraphicFramePr/>
            <a:graphic xmlns:a="http://schemas.openxmlformats.org/drawingml/2006/main">
              <a:graphicData uri="http://schemas.openxmlformats.org/drawingml/2006/picture">
                <pic:pic xmlns:pic="http://schemas.openxmlformats.org/drawingml/2006/picture">
                  <pic:nvPicPr>
                    <pic:cNvPr id="0" name="Picture" descr="http://210.75.224.110/github/MicrobiomeStatPlot/221BetaPCoA/e3.NC2019.jpg"/>
                    <pic:cNvPicPr>
                      <a:picLocks noChangeAspect="1" noChangeArrowheads="1"/>
                    </pic:cNvPicPr>
                  </pic:nvPicPr>
                  <pic:blipFill>
                    <a:blip r:embed="rId22"/>
                    <a:stretch>
                      <a:fillRect/>
                    </a:stretch>
                  </pic:blipFill>
                  <pic:spPr bwMode="auto">
                    <a:xfrm>
                      <a:off x="0" y="0"/>
                      <a:ext cx="5334000" cy="4580548"/>
                    </a:xfrm>
                    <a:prstGeom prst="rect">
                      <a:avLst/>
                    </a:prstGeom>
                    <a:noFill/>
                    <a:ln w="9525">
                      <a:noFill/>
                      <a:headEnd/>
                      <a:tailEnd/>
                    </a:ln>
                  </pic:spPr>
                </pic:pic>
              </a:graphicData>
            </a:graphic>
          </wp:inline>
        </w:drawing>
      </w:r>
    </w:p>
    <w:p w14:paraId="0C38668E" w14:textId="77777777" w:rsidR="00016001" w:rsidRDefault="009C70A8">
      <w:pPr>
        <w:pStyle w:val="ImageCaption"/>
        <w:rPr>
          <w:lang w:eastAsia="zh-CN"/>
        </w:rPr>
      </w:pPr>
      <w:r>
        <w:rPr>
          <w:lang w:eastAsia="zh-CN"/>
        </w:rPr>
        <w:t>image</w:t>
      </w:r>
    </w:p>
    <w:p w14:paraId="6AC30EAE" w14:textId="705B9F3F" w:rsidR="00016001" w:rsidRDefault="009C70A8">
      <w:pPr>
        <w:pStyle w:val="a0"/>
        <w:rPr>
          <w:lang w:eastAsia="zh-CN"/>
        </w:rPr>
      </w:pPr>
      <w:r>
        <w:rPr>
          <w:lang w:eastAsia="zh-CN"/>
        </w:rPr>
        <w:t>图</w:t>
      </w:r>
      <w:r>
        <w:rPr>
          <w:lang w:eastAsia="zh-CN"/>
        </w:rPr>
        <w:t xml:space="preserve">a-d </w:t>
      </w:r>
      <w:r>
        <w:rPr>
          <w:lang w:eastAsia="zh-CN"/>
        </w:rPr>
        <w:t>代表了植物群落对</w:t>
      </w:r>
      <w:ins w:id="26" w:author="Xi Jiao" w:date="2020-06-19T23:04:00Z">
        <w:r w:rsidR="00900070">
          <w:rPr>
            <w:lang w:eastAsia="zh-CN"/>
          </w:rPr>
          <w:t>土壤</w:t>
        </w:r>
        <w:r w:rsidR="00900070">
          <w:rPr>
            <w:rFonts w:hint="eastAsia"/>
            <w:lang w:eastAsia="zh-CN"/>
          </w:rPr>
          <w:t>、</w:t>
        </w:r>
      </w:ins>
      <w:r>
        <w:rPr>
          <w:lang w:eastAsia="zh-CN"/>
        </w:rPr>
        <w:t>毛虫肠道、</w:t>
      </w:r>
      <w:del w:id="27" w:author="Xi Jiao" w:date="2020-06-19T23:04:00Z">
        <w:r w:rsidDel="00900070">
          <w:rPr>
            <w:lang w:eastAsia="zh-CN"/>
          </w:rPr>
          <w:delText>植物叶片</w:delText>
        </w:r>
        <w:r w:rsidDel="00900070">
          <w:rPr>
            <w:lang w:eastAsia="zh-CN"/>
          </w:rPr>
          <w:delText>、</w:delText>
        </w:r>
      </w:del>
      <w:r>
        <w:rPr>
          <w:lang w:eastAsia="zh-CN"/>
        </w:rPr>
        <w:t>根系、</w:t>
      </w:r>
      <w:ins w:id="28" w:author="Xi Jiao" w:date="2020-06-19T23:04:00Z">
        <w:r w:rsidR="00900070">
          <w:rPr>
            <w:lang w:eastAsia="zh-CN"/>
          </w:rPr>
          <w:t>植物叶片</w:t>
        </w:r>
      </w:ins>
      <w:del w:id="29" w:author="Xi Jiao" w:date="2020-06-19T23:04:00Z">
        <w:r w:rsidDel="00900070">
          <w:rPr>
            <w:lang w:eastAsia="zh-CN"/>
          </w:rPr>
          <w:delText>土壤</w:delText>
        </w:r>
      </w:del>
      <w:r>
        <w:rPr>
          <w:lang w:eastAsia="zh-CN"/>
        </w:rPr>
        <w:t>细菌群落的影响。图</w:t>
      </w:r>
      <w:r>
        <w:rPr>
          <w:lang w:eastAsia="zh-CN"/>
        </w:rPr>
        <w:t>e-h</w:t>
      </w:r>
      <w:r>
        <w:rPr>
          <w:lang w:eastAsia="zh-CN"/>
        </w:rPr>
        <w:t>代表了植物群落对</w:t>
      </w:r>
      <w:ins w:id="30" w:author="Xi Jiao" w:date="2020-06-19T23:05:00Z">
        <w:r w:rsidR="001B24C0">
          <w:rPr>
            <w:lang w:eastAsia="zh-CN"/>
          </w:rPr>
          <w:t>土壤</w:t>
        </w:r>
        <w:r w:rsidR="001B24C0">
          <w:rPr>
            <w:rFonts w:hint="eastAsia"/>
            <w:lang w:eastAsia="zh-CN"/>
          </w:rPr>
          <w:t>、</w:t>
        </w:r>
        <w:r w:rsidR="001B24C0">
          <w:rPr>
            <w:lang w:eastAsia="zh-CN"/>
          </w:rPr>
          <w:t>毛虫肠道、根系、植物叶片</w:t>
        </w:r>
      </w:ins>
      <w:del w:id="31" w:author="Xi Jiao" w:date="2020-06-19T23:05:00Z">
        <w:r w:rsidDel="001B24C0">
          <w:rPr>
            <w:lang w:eastAsia="zh-CN"/>
          </w:rPr>
          <w:delText>毛虫肠道、植物叶片、根系、土壤</w:delText>
        </w:r>
      </w:del>
      <w:r>
        <w:rPr>
          <w:lang w:eastAsia="zh-CN"/>
        </w:rPr>
        <w:t>真菌群落的影响。</w:t>
      </w:r>
      <w:r>
        <w:rPr>
          <w:lang w:eastAsia="zh-CN"/>
        </w:rPr>
        <w:t>NMDS</w:t>
      </w:r>
      <w:r>
        <w:rPr>
          <w:lang w:eastAsia="zh-CN"/>
        </w:rPr>
        <w:t>分析基于</w:t>
      </w:r>
      <w:r>
        <w:rPr>
          <w:lang w:eastAsia="zh-CN"/>
        </w:rPr>
        <w:t>Bray-Curtis</w:t>
      </w:r>
      <w:r>
        <w:rPr>
          <w:lang w:eastAsia="zh-CN"/>
        </w:rPr>
        <w:t>相似性，二维应力值介于</w:t>
      </w:r>
      <w:r>
        <w:rPr>
          <w:lang w:eastAsia="zh-CN"/>
        </w:rPr>
        <w:t>0.11-0.18</w:t>
      </w:r>
      <w:r>
        <w:rPr>
          <w:lang w:eastAsia="zh-CN"/>
        </w:rPr>
        <w:t>之间。草地植被相关的群落使用亮绿色表示。</w:t>
      </w:r>
      <w:del w:id="32" w:author="Xi Jiao" w:date="2020-06-19T23:05:00Z">
        <w:r w:rsidDel="001B24C0">
          <w:rPr>
            <w:lang w:eastAsia="zh-CN"/>
          </w:rPr>
          <w:delText xml:space="preserve"> </w:delText>
        </w:r>
      </w:del>
      <w:r>
        <w:rPr>
          <w:lang w:eastAsia="zh-CN"/>
        </w:rPr>
        <w:t>非禾本草本植物</w:t>
      </w:r>
      <w:r>
        <w:rPr>
          <w:lang w:eastAsia="zh-CN"/>
        </w:rPr>
        <w:t>/</w:t>
      </w:r>
      <w:r>
        <w:rPr>
          <w:lang w:eastAsia="zh-CN"/>
        </w:rPr>
        <w:t>阔叶草</w:t>
      </w:r>
      <w:r>
        <w:rPr>
          <w:lang w:eastAsia="zh-CN"/>
        </w:rPr>
        <w:t>(forb)</w:t>
      </w:r>
      <w:r>
        <w:rPr>
          <w:lang w:eastAsia="zh-CN"/>
        </w:rPr>
        <w:t>植被群落使用青绿色点表示。草地和阔叶草植被混合群落使用深绿色表示。每幅图中小点代表样品，大点代表每组样品的中心</w:t>
      </w:r>
      <w:r>
        <w:rPr>
          <w:lang w:eastAsia="zh-CN"/>
        </w:rPr>
        <w:t>点。图中的标识为置换检验结果。</w:t>
      </w:r>
      <w:r>
        <w:rPr>
          <w:lang w:eastAsia="zh-CN"/>
        </w:rPr>
        <w:t>a</w:t>
      </w:r>
      <w:r>
        <w:rPr>
          <w:lang w:eastAsia="zh-CN"/>
        </w:rPr>
        <w:t>，</w:t>
      </w:r>
      <w:r>
        <w:rPr>
          <w:lang w:eastAsia="zh-CN"/>
        </w:rPr>
        <w:t>e</w:t>
      </w:r>
      <w:r>
        <w:rPr>
          <w:lang w:eastAsia="zh-CN"/>
        </w:rPr>
        <w:t>代表土壤微生物群落。</w:t>
      </w:r>
      <w:r>
        <w:rPr>
          <w:lang w:eastAsia="zh-CN"/>
        </w:rPr>
        <w:t>b</w:t>
      </w:r>
      <w:r>
        <w:rPr>
          <w:lang w:eastAsia="zh-CN"/>
        </w:rPr>
        <w:t>，</w:t>
      </w:r>
      <w:r>
        <w:rPr>
          <w:lang w:eastAsia="zh-CN"/>
        </w:rPr>
        <w:t>f</w:t>
      </w:r>
      <w:r>
        <w:rPr>
          <w:lang w:eastAsia="zh-CN"/>
        </w:rPr>
        <w:t>代表食用离体叶片和植株的毛虫肠道微生物。</w:t>
      </w:r>
      <w:r>
        <w:rPr>
          <w:lang w:eastAsia="zh-CN"/>
        </w:rPr>
        <w:t>c</w:t>
      </w:r>
      <w:r>
        <w:rPr>
          <w:lang w:eastAsia="zh-CN"/>
        </w:rPr>
        <w:t>，</w:t>
      </w:r>
      <w:r>
        <w:rPr>
          <w:lang w:eastAsia="zh-CN"/>
        </w:rPr>
        <w:t>g</w:t>
      </w:r>
      <w:r>
        <w:rPr>
          <w:lang w:eastAsia="zh-CN"/>
        </w:rPr>
        <w:t>代表植物根系微生物群落，</w:t>
      </w:r>
      <w:r>
        <w:rPr>
          <w:lang w:eastAsia="zh-CN"/>
        </w:rPr>
        <w:t>d</w:t>
      </w:r>
      <w:r>
        <w:rPr>
          <w:lang w:eastAsia="zh-CN"/>
        </w:rPr>
        <w:t>，</w:t>
      </w:r>
      <w:r>
        <w:rPr>
          <w:lang w:eastAsia="zh-CN"/>
        </w:rPr>
        <w:t>h</w:t>
      </w:r>
      <w:r>
        <w:rPr>
          <w:lang w:eastAsia="zh-CN"/>
        </w:rPr>
        <w:t>代表叶微生物群落。</w:t>
      </w:r>
    </w:p>
    <w:p w14:paraId="581712C9" w14:textId="77777777" w:rsidR="00016001" w:rsidRDefault="009C70A8">
      <w:pPr>
        <w:pStyle w:val="a8"/>
      </w:pPr>
      <w:r>
        <w:t>Plant community identity effects on bacterial a–d and fungal (e–h) communities in caterpillars, leaves, roots, and soil. NMDS plots are presented based on Bray–Curtis similarity</w:t>
      </w:r>
      <w:r>
        <w:t>. The 2D stress value for each panel ranges between 0.11–0.18. Soils originating from grass communities are presented with light green symbols, soils from forb communities with turquoise symbols and soils from mixed grass and forb communities with dark gre</w:t>
      </w:r>
      <w:r>
        <w:t>en symbols. In each panel, smaller symbols depict individual samples, centroids are depicted with larger markers. Signiﬁcance of the plant community treatment effect based on a PERMANOVA is also presented in each panel. a, e represent the composition of mi</w:t>
      </w:r>
      <w:r>
        <w:t>crobiomes in soils, b, f microbiomes in caterpillars both on intact plants and on detached leaves. c, g microbiomes in roots and d, h microbiomes in leaves.</w:t>
      </w:r>
    </w:p>
    <w:p w14:paraId="0838803D" w14:textId="77777777" w:rsidR="00016001" w:rsidRDefault="009C70A8">
      <w:pPr>
        <w:pStyle w:val="FirstParagraph"/>
        <w:rPr>
          <w:lang w:eastAsia="zh-CN"/>
        </w:rPr>
      </w:pPr>
      <w:r>
        <w:rPr>
          <w:b/>
          <w:lang w:eastAsia="zh-CN"/>
        </w:rPr>
        <w:lastRenderedPageBreak/>
        <w:t>结果</w:t>
      </w:r>
      <w:r>
        <w:rPr>
          <w:lang w:eastAsia="zh-CN"/>
        </w:rPr>
        <w:t>：</w:t>
      </w:r>
    </w:p>
    <w:p w14:paraId="7A9C681E" w14:textId="77777777" w:rsidR="00016001" w:rsidRDefault="009C70A8">
      <w:pPr>
        <w:pStyle w:val="a0"/>
        <w:rPr>
          <w:lang w:eastAsia="zh-CN"/>
        </w:rPr>
      </w:pPr>
      <w:r>
        <w:rPr>
          <w:lang w:eastAsia="zh-CN"/>
        </w:rPr>
        <w:t>我们通过两个独立的平行试验，研究了田间植物群落对土壤中微生物群落组成、蒲公英和在这些植物上放养的毛虫的影响。植被群落改变了土壤细菌和真菌群落，但是令人惊讶的是并没有改变蒲公英根系和叶片微生物</w:t>
      </w:r>
      <w:r>
        <w:rPr>
          <w:lang w:eastAsia="zh-CN"/>
        </w:rPr>
        <w:t>组成</w:t>
      </w:r>
      <w:r>
        <w:rPr>
          <w:lang w:eastAsia="zh-CN"/>
        </w:rPr>
        <w:t xml:space="preserve"> </w:t>
      </w:r>
      <w:r>
        <w:rPr>
          <w:b/>
          <w:lang w:eastAsia="zh-CN"/>
        </w:rPr>
        <w:t>(</w:t>
      </w:r>
      <w:r>
        <w:rPr>
          <w:b/>
          <w:lang w:eastAsia="zh-CN"/>
        </w:rPr>
        <w:t>图</w:t>
      </w:r>
      <w:r>
        <w:rPr>
          <w:b/>
          <w:lang w:eastAsia="zh-CN"/>
        </w:rPr>
        <w:t>3c, d, g, h)</w:t>
      </w:r>
      <w:r>
        <w:rPr>
          <w:lang w:eastAsia="zh-CN"/>
        </w:rPr>
        <w:t>。但是我们却检测到了不同植物群落对毛虫微生物群落的影响，但这只有在以完整植株为食的毛虫中检测到。</w:t>
      </w:r>
    </w:p>
    <w:p w14:paraId="5D533D6F" w14:textId="77777777" w:rsidR="00016001" w:rsidRDefault="009C70A8">
      <w:pPr>
        <w:pStyle w:val="a8"/>
      </w:pPr>
      <w:r>
        <w:t xml:space="preserve">We investigated the legacy effects created by ﬁeld-grown plant communities, on the composition of microbial communities in soils, dandelions grown in those soils, and caterpillars reared on </w:t>
      </w:r>
      <w:r>
        <w:t>these plants, in two parallel assays. The composition of the plant community (fast- and slow-growing grasses or forbs) that conditioned the soils that were used, inﬂuenced the fungal and bacterial community structure in these soils (Fig. 3a, e). Surprising</w:t>
      </w:r>
      <w:r>
        <w:t>ly, this did not alter the root- or leaf -associated microbiomes in the dandelion plants that were growing in these soils (Fig. 3c, d, g, h). However, we did detect these soil-derived plant community effects in caterpillar microbiomes, but only when the ca</w:t>
      </w:r>
      <w:r>
        <w:t>terpillars were fed on intact plants (Fig. 3b, f), sug-gesting that, even though they are plant feeders, the caterpillars had been in direct contact with the soil.</w:t>
      </w:r>
    </w:p>
    <w:p w14:paraId="5D68B2F3" w14:textId="77777777" w:rsidR="00016001" w:rsidRDefault="009C70A8">
      <w:pPr>
        <w:pStyle w:val="5"/>
        <w:rPr>
          <w:lang w:eastAsia="zh-CN"/>
        </w:rPr>
      </w:pPr>
      <w:bookmarkStart w:id="33" w:name="例4.nmds分析组间的功能基因类群"/>
      <w:r>
        <w:rPr>
          <w:lang w:eastAsia="zh-CN"/>
        </w:rPr>
        <w:t>例</w:t>
      </w:r>
      <w:r>
        <w:rPr>
          <w:lang w:eastAsia="zh-CN"/>
        </w:rPr>
        <w:t>4.NMDS</w:t>
      </w:r>
      <w:r>
        <w:rPr>
          <w:lang w:eastAsia="zh-CN"/>
        </w:rPr>
        <w:t>分析组间的功能基因类群</w:t>
      </w:r>
      <w:bookmarkEnd w:id="33"/>
    </w:p>
    <w:p w14:paraId="14A5F623" w14:textId="77777777" w:rsidR="00016001" w:rsidRDefault="009C70A8">
      <w:pPr>
        <w:pStyle w:val="FirstParagraph"/>
        <w:rPr>
          <w:lang w:eastAsia="zh-CN"/>
        </w:rPr>
      </w:pPr>
      <w:r>
        <w:t>瑞士</w:t>
      </w:r>
      <w:r>
        <w:t>EAWAG</w:t>
      </w:r>
      <w:r>
        <w:t>研究所，列西湖大学鞠峰教授于</w:t>
      </w:r>
      <w:r>
        <w:t>2019</w:t>
      </w:r>
      <w:r>
        <w:t>年发表于</w:t>
      </w:r>
      <w:r>
        <w:t>The ISME Journal</w:t>
      </w:r>
      <w:r>
        <w:t>的成果，发现</w:t>
      </w:r>
      <w:r>
        <w:t>污水厂抗性组受细菌组成和基因交换驱动且出水中</w:t>
      </w:r>
      <w:r>
        <w:t>抗性表达活跃</w:t>
      </w:r>
      <w:r>
        <w:t>(</w:t>
      </w:r>
      <w:hyperlink r:id="rId23">
        <w:r>
          <w:rPr>
            <w:rStyle w:val="ad"/>
          </w:rPr>
          <w:t>https://doi.org/10.1038/s41396-018-0277-8</w:t>
        </w:r>
      </w:hyperlink>
      <w:r>
        <w:t>)</w:t>
      </w:r>
      <w:r>
        <w:t>。</w:t>
      </w:r>
      <w:r>
        <w:rPr>
          <w:lang w:eastAsia="zh-CN"/>
        </w:rPr>
        <w:t>全文解读详见：</w:t>
      </w:r>
      <w:commentRangeStart w:id="34"/>
      <w:r>
        <w:fldChar w:fldCharType="begin"/>
      </w:r>
      <w:r>
        <w:rPr>
          <w:lang w:eastAsia="zh-CN"/>
        </w:rPr>
        <w:instrText xml:space="preserve"> HYPERLINK "https://mp.weixin.qq.com/s/dN0_iQkDSFS42TcFOjKXIA" \h </w:instrText>
      </w:r>
      <w:r>
        <w:fldChar w:fldCharType="separate"/>
      </w:r>
      <w:r>
        <w:rPr>
          <w:rStyle w:val="ad"/>
          <w:lang w:eastAsia="zh-CN"/>
        </w:rPr>
        <w:t>ISM</w:t>
      </w:r>
      <w:r>
        <w:rPr>
          <w:rStyle w:val="ad"/>
          <w:lang w:eastAsia="zh-CN"/>
        </w:rPr>
        <w:t>E</w:t>
      </w:r>
      <w:r>
        <w:rPr>
          <w:rStyle w:val="ad"/>
          <w:lang w:eastAsia="zh-CN"/>
        </w:rPr>
        <w:t>：污水厂抗性组受细菌组成和基因交换驱动且出水中抗性表达活跃</w:t>
      </w:r>
      <w:r>
        <w:rPr>
          <w:rStyle w:val="ad"/>
          <w:lang w:eastAsia="zh-CN"/>
        </w:rPr>
        <w:t>*</w:t>
      </w:r>
      <w:r>
        <w:rPr>
          <w:rStyle w:val="ad"/>
        </w:rPr>
        <w:fldChar w:fldCharType="end"/>
      </w:r>
      <w:commentRangeEnd w:id="34"/>
      <w:r w:rsidR="008C0DB2">
        <w:rPr>
          <w:rStyle w:val="af0"/>
        </w:rPr>
        <w:commentReference w:id="34"/>
      </w:r>
      <w:r>
        <w:rPr>
          <w:lang w:eastAsia="zh-CN"/>
        </w:rPr>
        <w:t>。</w:t>
      </w:r>
    </w:p>
    <w:p w14:paraId="3DE058BC" w14:textId="77777777" w:rsidR="00016001" w:rsidRDefault="009C70A8">
      <w:pPr>
        <w:pStyle w:val="CaptionedFigure"/>
      </w:pPr>
      <w:r>
        <w:rPr>
          <w:noProof/>
        </w:rPr>
        <w:drawing>
          <wp:inline distT="0" distB="0" distL="0" distR="0" wp14:anchorId="2A7B482A" wp14:editId="568C46B0">
            <wp:extent cx="5334000" cy="2998514"/>
            <wp:effectExtent l="0" t="0" r="0" b="0"/>
            <wp:docPr id="8" name="Picture" descr="image"/>
            <wp:cNvGraphicFramePr/>
            <a:graphic xmlns:a="http://schemas.openxmlformats.org/drawingml/2006/main">
              <a:graphicData uri="http://schemas.openxmlformats.org/drawingml/2006/picture">
                <pic:pic xmlns:pic="http://schemas.openxmlformats.org/drawingml/2006/picture">
                  <pic:nvPicPr>
                    <pic:cNvPr id="0" name="Picture" descr="http://210.75.224.110/github/MicrobiomeStatPlot/221BetaPCoA/e4.ISME2019.jpg"/>
                    <pic:cNvPicPr>
                      <a:picLocks noChangeAspect="1" noChangeArrowheads="1"/>
                    </pic:cNvPicPr>
                  </pic:nvPicPr>
                  <pic:blipFill>
                    <a:blip r:embed="rId24"/>
                    <a:stretch>
                      <a:fillRect/>
                    </a:stretch>
                  </pic:blipFill>
                  <pic:spPr bwMode="auto">
                    <a:xfrm>
                      <a:off x="0" y="0"/>
                      <a:ext cx="5334000" cy="2998514"/>
                    </a:xfrm>
                    <a:prstGeom prst="rect">
                      <a:avLst/>
                    </a:prstGeom>
                    <a:noFill/>
                    <a:ln w="9525">
                      <a:noFill/>
                      <a:headEnd/>
                      <a:tailEnd/>
                    </a:ln>
                  </pic:spPr>
                </pic:pic>
              </a:graphicData>
            </a:graphic>
          </wp:inline>
        </w:drawing>
      </w:r>
    </w:p>
    <w:p w14:paraId="62B8EABA" w14:textId="77777777" w:rsidR="00016001" w:rsidRDefault="009C70A8">
      <w:pPr>
        <w:pStyle w:val="ImageCaption"/>
        <w:rPr>
          <w:lang w:eastAsia="zh-CN"/>
        </w:rPr>
      </w:pPr>
      <w:r>
        <w:rPr>
          <w:lang w:eastAsia="zh-CN"/>
        </w:rPr>
        <w:t>image</w:t>
      </w:r>
    </w:p>
    <w:p w14:paraId="6B11D7E1" w14:textId="77777777" w:rsidR="00016001" w:rsidRDefault="009C70A8">
      <w:pPr>
        <w:pStyle w:val="a0"/>
        <w:rPr>
          <w:lang w:eastAsia="zh-CN"/>
        </w:rPr>
      </w:pPr>
      <w:r>
        <w:rPr>
          <w:lang w:eastAsia="zh-CN"/>
        </w:rPr>
        <w:t>污水厂不同处理部位抗性基因组的组成与细菌群落组成相关。</w:t>
      </w:r>
      <w:r>
        <w:rPr>
          <w:lang w:eastAsia="zh-CN"/>
        </w:rPr>
        <w:t>a-c NMDS</w:t>
      </w:r>
      <w:r>
        <w:rPr>
          <w:lang w:eastAsia="zh-CN"/>
        </w:rPr>
        <w:t>分析描述了不同部位之间基于</w:t>
      </w:r>
      <w:r>
        <w:rPr>
          <w:lang w:eastAsia="zh-CN"/>
        </w:rPr>
        <w:t>ARG</w:t>
      </w:r>
      <w:r>
        <w:rPr>
          <w:lang w:eastAsia="zh-CN"/>
        </w:rPr>
        <w:t>（</w:t>
      </w:r>
      <w:r>
        <w:rPr>
          <w:lang w:eastAsia="zh-CN"/>
        </w:rPr>
        <w:t>a</w:t>
      </w:r>
      <w:r>
        <w:rPr>
          <w:lang w:eastAsia="zh-CN"/>
        </w:rPr>
        <w:t>）、</w:t>
      </w:r>
      <w:r>
        <w:rPr>
          <w:lang w:eastAsia="zh-CN"/>
        </w:rPr>
        <w:t>BRG</w:t>
      </w:r>
      <w:r>
        <w:rPr>
          <w:lang w:eastAsia="zh-CN"/>
        </w:rPr>
        <w:t>（</w:t>
      </w:r>
      <w:r>
        <w:rPr>
          <w:lang w:eastAsia="zh-CN"/>
        </w:rPr>
        <w:t>b</w:t>
      </w:r>
      <w:r>
        <w:rPr>
          <w:lang w:eastAsia="zh-CN"/>
        </w:rPr>
        <w:t>）、</w:t>
      </w:r>
      <w:r>
        <w:rPr>
          <w:lang w:eastAsia="zh-CN"/>
        </w:rPr>
        <w:t>MRG</w:t>
      </w:r>
      <w:r>
        <w:rPr>
          <w:lang w:eastAsia="zh-CN"/>
        </w:rPr>
        <w:t>（</w:t>
      </w:r>
      <w:r>
        <w:rPr>
          <w:lang w:eastAsia="zh-CN"/>
        </w:rPr>
        <w:t>c</w:t>
      </w:r>
      <w:r>
        <w:rPr>
          <w:lang w:eastAsia="zh-CN"/>
        </w:rPr>
        <w:t>）组成的</w:t>
      </w:r>
      <w:r>
        <w:rPr>
          <w:lang w:eastAsia="zh-CN"/>
        </w:rPr>
        <w:t>Bary-curtis</w:t>
      </w:r>
      <w:r>
        <w:rPr>
          <w:lang w:eastAsia="zh-CN"/>
        </w:rPr>
        <w:t>距离。</w:t>
      </w:r>
    </w:p>
    <w:p w14:paraId="2693CBAD" w14:textId="77777777" w:rsidR="00016001" w:rsidRDefault="009C70A8">
      <w:pPr>
        <w:pStyle w:val="a8"/>
      </w:pPr>
      <w:r>
        <w:lastRenderedPageBreak/>
        <w:t>Resistome composition correlates with bacterial community composition and phylogeny across wastewater treatment compart-ments. a–c Non-metric multidimensional scaling plo</w:t>
      </w:r>
      <w:r>
        <w:t>ts depict Bray-Curtis distances between treatment compartments based on relative abundance of antibiotic (a), biocide (b), and metal (c) resistance genes in the metagenomes.</w:t>
      </w:r>
    </w:p>
    <w:p w14:paraId="0EF965EC" w14:textId="77777777" w:rsidR="00016001" w:rsidRDefault="009C70A8">
      <w:pPr>
        <w:pStyle w:val="FirstParagraph"/>
        <w:rPr>
          <w:lang w:eastAsia="zh-CN"/>
        </w:rPr>
      </w:pPr>
      <w:r>
        <w:rPr>
          <w:b/>
          <w:lang w:eastAsia="zh-CN"/>
        </w:rPr>
        <w:t>结果</w:t>
      </w:r>
      <w:r>
        <w:rPr>
          <w:lang w:eastAsia="zh-CN"/>
        </w:rPr>
        <w:t>：</w:t>
      </w:r>
    </w:p>
    <w:p w14:paraId="10C7B972" w14:textId="42AB8201" w:rsidR="00016001" w:rsidRDefault="009C70A8">
      <w:pPr>
        <w:pStyle w:val="a0"/>
        <w:rPr>
          <w:lang w:eastAsia="zh-CN"/>
        </w:rPr>
      </w:pPr>
      <w:r>
        <w:rPr>
          <w:lang w:eastAsia="zh-CN"/>
        </w:rPr>
        <w:t>细菌抗性组系统发育结构。为了测试在我们的数据集中是否存在这种情况，我们使用排序方法来跟踪抗性组（图</w:t>
      </w:r>
      <w:r>
        <w:rPr>
          <w:lang w:eastAsia="zh-CN"/>
        </w:rPr>
        <w:t>5</w:t>
      </w:r>
      <w:r>
        <w:rPr>
          <w:lang w:eastAsia="zh-CN"/>
        </w:rPr>
        <w:t>）的结构变化。无论分析是基于</w:t>
      </w:r>
      <w:del w:id="35" w:author="Xi Jiao" w:date="2020-06-19T23:16:00Z">
        <w:r w:rsidDel="008C0DB2">
          <w:rPr>
            <w:lang w:eastAsia="zh-CN"/>
          </w:rPr>
          <w:delText>看</w:delText>
        </w:r>
      </w:del>
      <w:r>
        <w:rPr>
          <w:lang w:eastAsia="zh-CN"/>
        </w:rPr>
        <w:t>抗性组、杀菌剂和金属抗性基因的丰度指标（图</w:t>
      </w:r>
      <w:r>
        <w:rPr>
          <w:lang w:eastAsia="zh-CN"/>
        </w:rPr>
        <w:t>5a–c</w:t>
      </w:r>
      <w:r>
        <w:rPr>
          <w:lang w:eastAsia="zh-CN"/>
        </w:rPr>
        <w:t>），样品始终分为三个主要类别。</w:t>
      </w:r>
    </w:p>
    <w:p w14:paraId="5922126B" w14:textId="77777777" w:rsidR="00016001" w:rsidRDefault="009C70A8">
      <w:pPr>
        <w:pStyle w:val="a8"/>
      </w:pPr>
      <w:r>
        <w:t>Bacterial phylogeny structures soil resistomes. To test if this was the case in our dataset, we used ordination to follow structural variations in the</w:t>
      </w:r>
      <w:r>
        <w:t xml:space="preserve"> resistomes (Fig. 5) both between and within treatment compartments. The samples consistently clustered into three main groups by treatment compartment with bioreactor samples closely clustered together, whether the analysis was based on abundance metrics </w:t>
      </w:r>
      <w:r>
        <w:t>of antibiotic, biocide, and metal resistance genes (Fig. 5a–c).</w:t>
      </w:r>
    </w:p>
    <w:p w14:paraId="0B298211" w14:textId="77777777" w:rsidR="00016001" w:rsidRDefault="009C70A8">
      <w:pPr>
        <w:pStyle w:val="4"/>
        <w:rPr>
          <w:lang w:eastAsia="zh-CN"/>
        </w:rPr>
      </w:pPr>
      <w:bookmarkStart w:id="36" w:name="pcoanmds实战"/>
      <w:r>
        <w:rPr>
          <w:lang w:eastAsia="zh-CN"/>
        </w:rPr>
        <w:t>PCoA/NMDS</w:t>
      </w:r>
      <w:r>
        <w:rPr>
          <w:lang w:eastAsia="zh-CN"/>
        </w:rPr>
        <w:t>实战</w:t>
      </w:r>
      <w:bookmarkEnd w:id="36"/>
    </w:p>
    <w:p w14:paraId="526F8EEE" w14:textId="77777777" w:rsidR="00016001" w:rsidRDefault="009C70A8">
      <w:pPr>
        <w:pStyle w:val="5"/>
        <w:rPr>
          <w:lang w:eastAsia="zh-CN"/>
        </w:rPr>
      </w:pPr>
      <w:bookmarkStart w:id="37" w:name="安装和载入r包"/>
      <w:r>
        <w:rPr>
          <w:lang w:eastAsia="zh-CN"/>
        </w:rPr>
        <w:t>安装和载入</w:t>
      </w:r>
      <w:r>
        <w:rPr>
          <w:lang w:eastAsia="zh-CN"/>
        </w:rPr>
        <w:t>R</w:t>
      </w:r>
      <w:r>
        <w:rPr>
          <w:lang w:eastAsia="zh-CN"/>
        </w:rPr>
        <w:t>包</w:t>
      </w:r>
      <w:bookmarkEnd w:id="37"/>
    </w:p>
    <w:p w14:paraId="1CCB289D" w14:textId="77777777" w:rsidR="00016001" w:rsidRDefault="009C70A8">
      <w:pPr>
        <w:pStyle w:val="FirstParagraph"/>
        <w:rPr>
          <w:lang w:eastAsia="zh-CN"/>
        </w:rPr>
      </w:pPr>
      <w:r>
        <w:rPr>
          <w:lang w:eastAsia="zh-CN"/>
        </w:rPr>
        <w:t>关于更多本项目中示例文件的下载，</w:t>
      </w:r>
      <w:r>
        <w:rPr>
          <w:lang w:eastAsia="zh-CN"/>
        </w:rPr>
        <w:t>R</w:t>
      </w:r>
      <w:r>
        <w:rPr>
          <w:lang w:eastAsia="zh-CN"/>
        </w:rPr>
        <w:t>包安装的内容，请参考之前的章节：</w:t>
      </w:r>
    </w:p>
    <w:p w14:paraId="38E1D4F2" w14:textId="77777777" w:rsidR="00016001" w:rsidRDefault="009C70A8">
      <w:pPr>
        <w:pStyle w:val="Compact"/>
        <w:numPr>
          <w:ilvl w:val="0"/>
          <w:numId w:val="7"/>
        </w:numPr>
        <w:rPr>
          <w:lang w:eastAsia="zh-CN"/>
        </w:rPr>
      </w:pPr>
      <w:hyperlink r:id="rId25">
        <w:r>
          <w:rPr>
            <w:rStyle w:val="ad"/>
            <w:lang w:eastAsia="zh-CN"/>
          </w:rPr>
          <w:t>211.Alpha</w:t>
        </w:r>
        <w:r>
          <w:rPr>
            <w:rStyle w:val="ad"/>
            <w:lang w:eastAsia="zh-CN"/>
          </w:rPr>
          <w:t>多样性箱线图</w:t>
        </w:r>
        <w:r>
          <w:rPr>
            <w:rStyle w:val="ad"/>
            <w:lang w:eastAsia="zh-CN"/>
          </w:rPr>
          <w:t>(</w:t>
        </w:r>
        <w:r>
          <w:rPr>
            <w:rStyle w:val="ad"/>
            <w:lang w:eastAsia="zh-CN"/>
          </w:rPr>
          <w:t>样章，</w:t>
        </w:r>
        <w:r>
          <w:rPr>
            <w:rStyle w:val="ad"/>
            <w:lang w:eastAsia="zh-CN"/>
          </w:rPr>
          <w:t>11</w:t>
        </w:r>
        <w:r>
          <w:rPr>
            <w:rStyle w:val="ad"/>
            <w:lang w:eastAsia="zh-CN"/>
          </w:rPr>
          <w:t>图</w:t>
        </w:r>
        <w:r>
          <w:rPr>
            <w:rStyle w:val="ad"/>
            <w:lang w:eastAsia="zh-CN"/>
          </w:rPr>
          <w:t>2</w:t>
        </w:r>
        <w:r>
          <w:rPr>
            <w:rStyle w:val="ad"/>
            <w:lang w:eastAsia="zh-CN"/>
          </w:rPr>
          <w:t>视频</w:t>
        </w:r>
        <w:r>
          <w:rPr>
            <w:rStyle w:val="ad"/>
            <w:lang w:eastAsia="zh-CN"/>
          </w:rPr>
          <w:t>)</w:t>
        </w:r>
      </w:hyperlink>
    </w:p>
    <w:p w14:paraId="4AB30D72" w14:textId="77777777" w:rsidR="00016001" w:rsidRDefault="009C70A8">
      <w:pPr>
        <w:pStyle w:val="SourceCode"/>
      </w:pPr>
      <w:r>
        <w:rPr>
          <w:rStyle w:val="ControlFlowTok"/>
        </w:rPr>
        <w:t>if</w:t>
      </w:r>
      <w:r>
        <w:rPr>
          <w:rStyle w:val="NormalTok"/>
        </w:rPr>
        <w:t xml:space="preserve"> (</w:t>
      </w:r>
      <w:r>
        <w:rPr>
          <w:rStyle w:val="OperatorTok"/>
        </w:rPr>
        <w:t>!</w:t>
      </w:r>
      <w:r>
        <w:rPr>
          <w:rStyle w:val="KeywordTok"/>
        </w:rPr>
        <w:t>requireNamespace</w:t>
      </w:r>
      <w:r>
        <w:rPr>
          <w:rStyle w:val="NormalTok"/>
        </w:rPr>
        <w:t>(</w:t>
      </w:r>
      <w:r>
        <w:rPr>
          <w:rStyle w:val="StringTok"/>
        </w:rPr>
        <w:t>"devtools"</w:t>
      </w:r>
      <w:r>
        <w:rPr>
          <w:rStyle w:val="NormalTok"/>
        </w:rPr>
        <w:t xml:space="preserve">, </w:t>
      </w:r>
      <w:r>
        <w:rPr>
          <w:rStyle w:val="DataTypeTok"/>
        </w:rPr>
        <w:t>quietly=</w:t>
      </w:r>
      <w:r>
        <w:rPr>
          <w:rStyle w:val="OtherTok"/>
        </w:rPr>
        <w:t>TRUE</w:t>
      </w:r>
      <w:r>
        <w:rPr>
          <w:rStyle w:val="NormalTok"/>
        </w:rPr>
        <w:t>))</w:t>
      </w:r>
      <w:r>
        <w:br/>
      </w:r>
      <w:r>
        <w:rPr>
          <w:rStyle w:val="NormalTok"/>
        </w:rPr>
        <w:t xml:space="preserve">    </w:t>
      </w:r>
      <w:r>
        <w:rPr>
          <w:rStyle w:val="KeywordTok"/>
        </w:rPr>
        <w:t>install.packages</w:t>
      </w:r>
      <w:r>
        <w:rPr>
          <w:rStyle w:val="NormalTok"/>
        </w:rPr>
        <w:t>(</w:t>
      </w:r>
      <w:r>
        <w:rPr>
          <w:rStyle w:val="StringTok"/>
        </w:rPr>
        <w:t>"devtools"</w:t>
      </w:r>
      <w:r>
        <w:rPr>
          <w:rStyle w:val="NormalTok"/>
        </w:rPr>
        <w:t>)</w:t>
      </w:r>
      <w:r>
        <w:br/>
      </w:r>
      <w:r>
        <w:rPr>
          <w:rStyle w:val="KeywordTok"/>
        </w:rPr>
        <w:t>library</w:t>
      </w:r>
      <w:r>
        <w:rPr>
          <w:rStyle w:val="NormalTok"/>
        </w:rPr>
        <w:t>(devtools)</w:t>
      </w:r>
      <w:r>
        <w:br/>
      </w:r>
      <w:r>
        <w:rPr>
          <w:rStyle w:val="ControlFlowTok"/>
        </w:rPr>
        <w:t>if</w:t>
      </w:r>
      <w:r>
        <w:rPr>
          <w:rStyle w:val="NormalTok"/>
        </w:rPr>
        <w:t xml:space="preserve"> (</w:t>
      </w:r>
      <w:r>
        <w:rPr>
          <w:rStyle w:val="OperatorTok"/>
        </w:rPr>
        <w:t>!</w:t>
      </w:r>
      <w:r>
        <w:rPr>
          <w:rStyle w:val="KeywordTok"/>
        </w:rPr>
        <w:t>requireNamespace</w:t>
      </w:r>
      <w:r>
        <w:rPr>
          <w:rStyle w:val="NormalTok"/>
        </w:rPr>
        <w:t>(</w:t>
      </w:r>
      <w:r>
        <w:rPr>
          <w:rStyle w:val="StringTok"/>
        </w:rPr>
        <w:t>"amplicon"</w:t>
      </w:r>
      <w:r>
        <w:rPr>
          <w:rStyle w:val="NormalTok"/>
        </w:rPr>
        <w:t xml:space="preserve">, </w:t>
      </w:r>
      <w:r>
        <w:rPr>
          <w:rStyle w:val="DataTypeTok"/>
        </w:rPr>
        <w:t>quietly=</w:t>
      </w:r>
      <w:r>
        <w:rPr>
          <w:rStyle w:val="OtherTok"/>
        </w:rPr>
        <w:t>TRUE</w:t>
      </w:r>
      <w:r>
        <w:rPr>
          <w:rStyle w:val="NormalTok"/>
        </w:rPr>
        <w:t>))</w:t>
      </w:r>
      <w:r>
        <w:br/>
      </w:r>
      <w:r>
        <w:rPr>
          <w:rStyle w:val="NormalTok"/>
        </w:rPr>
        <w:t xml:space="preserve">    </w:t>
      </w:r>
      <w:r>
        <w:rPr>
          <w:rStyle w:val="KeywordTok"/>
        </w:rPr>
        <w:t>install_github</w:t>
      </w:r>
      <w:r>
        <w:rPr>
          <w:rStyle w:val="NormalTok"/>
        </w:rPr>
        <w:t>(</w:t>
      </w:r>
      <w:r>
        <w:rPr>
          <w:rStyle w:val="StringTok"/>
        </w:rPr>
        <w:t>"microbiota/amplicon"</w:t>
      </w:r>
      <w:r>
        <w:rPr>
          <w:rStyle w:val="NormalTok"/>
        </w:rPr>
        <w:t>)</w:t>
      </w:r>
      <w:r>
        <w:br/>
      </w:r>
      <w:r>
        <w:rPr>
          <w:rStyle w:val="KeywordTok"/>
        </w:rPr>
        <w:t>suppressWarnings</w:t>
      </w:r>
      <w:r>
        <w:rPr>
          <w:rStyle w:val="NormalTok"/>
        </w:rPr>
        <w:t>(</w:t>
      </w:r>
      <w:r>
        <w:rPr>
          <w:rStyle w:val="KeywordTok"/>
        </w:rPr>
        <w:t>suppressMessages</w:t>
      </w:r>
      <w:r>
        <w:rPr>
          <w:rStyle w:val="NormalTok"/>
        </w:rPr>
        <w:t>(</w:t>
      </w:r>
      <w:r>
        <w:rPr>
          <w:rStyle w:val="KeywordTok"/>
        </w:rPr>
        <w:t>library</w:t>
      </w:r>
      <w:r>
        <w:rPr>
          <w:rStyle w:val="NormalTok"/>
        </w:rPr>
        <w:t>(amplicon)))</w:t>
      </w:r>
    </w:p>
    <w:p w14:paraId="5217BDD5" w14:textId="77777777" w:rsidR="00016001" w:rsidRDefault="009C70A8">
      <w:pPr>
        <w:pStyle w:val="5"/>
      </w:pPr>
      <w:bookmarkStart w:id="38" w:name="主坐标轴分析-pcoa"/>
      <w:r>
        <w:t>主坐标轴分析</w:t>
      </w:r>
      <w:r>
        <w:t xml:space="preserve"> PCoA</w:t>
      </w:r>
      <w:bookmarkEnd w:id="38"/>
    </w:p>
    <w:p w14:paraId="73DA7209" w14:textId="77777777" w:rsidR="00016001" w:rsidRDefault="009C70A8">
      <w:pPr>
        <w:pStyle w:val="FirstParagraph"/>
      </w:pPr>
      <w:r>
        <w:t>主坐标轴分析</w:t>
      </w:r>
      <w:r>
        <w:t>(principal coordinate analysis, PCo</w:t>
      </w:r>
      <w:r>
        <w:t>A)</w:t>
      </w:r>
    </w:p>
    <w:p w14:paraId="1E55C56C" w14:textId="77777777" w:rsidR="00016001" w:rsidRDefault="009C70A8">
      <w:pPr>
        <w:pStyle w:val="a0"/>
      </w:pPr>
      <w:r>
        <w:t>在</w:t>
      </w:r>
      <w:r>
        <w:t>amplicon</w:t>
      </w:r>
      <w:r>
        <w:t>包中有</w:t>
      </w:r>
      <w:r>
        <w:t>beta_pcoa</w:t>
      </w:r>
      <w:r>
        <w:t>函数可以快速绘制</w:t>
      </w:r>
      <w:r>
        <w:t>PCoA</w:t>
      </w:r>
      <w:r>
        <w:t>散点图，并按组着色和添加</w:t>
      </w:r>
      <w:r>
        <w:t>68%</w:t>
      </w:r>
      <w:r>
        <w:t>的置信椭圆</w:t>
      </w:r>
    </w:p>
    <w:p w14:paraId="5B838757" w14:textId="77777777" w:rsidR="00016001" w:rsidRDefault="009C70A8">
      <w:pPr>
        <w:pStyle w:val="a0"/>
      </w:pPr>
      <w:r>
        <w:t>本次绘制使用函数内置数据演示，查看函数帮助，打问题</w:t>
      </w:r>
      <w:r>
        <w:t>(?)+</w:t>
      </w:r>
      <w:r>
        <w:t>函数名，如</w:t>
      </w:r>
      <w:r>
        <w:t>?beta_pcoa</w:t>
      </w:r>
    </w:p>
    <w:p w14:paraId="5FEBFCE7" w14:textId="77777777" w:rsidR="00016001" w:rsidRDefault="009C70A8">
      <w:pPr>
        <w:pStyle w:val="SourceCode"/>
      </w:pPr>
      <w:r>
        <w:rPr>
          <w:rStyle w:val="CommentTok"/>
        </w:rPr>
        <w:t xml:space="preserve"># </w:t>
      </w:r>
      <w:r>
        <w:rPr>
          <w:rStyle w:val="CommentTok"/>
        </w:rPr>
        <w:t>使用内置数据，输入距离矩阵、元数据和分组绘制</w:t>
      </w:r>
      <w:r>
        <w:rPr>
          <w:rStyle w:val="CommentTok"/>
        </w:rPr>
        <w:t>PCoA</w:t>
      </w:r>
      <w:r>
        <w:br/>
      </w:r>
      <w:r>
        <w:rPr>
          <w:rStyle w:val="NormalTok"/>
        </w:rPr>
        <w:t>(</w:t>
      </w:r>
      <w:r>
        <w:rPr>
          <w:rStyle w:val="DataTypeTok"/>
        </w:rPr>
        <w:t>p=</w:t>
      </w:r>
      <w:r>
        <w:rPr>
          <w:rStyle w:val="KeywordTok"/>
        </w:rPr>
        <w:t>beta_pcoa</w:t>
      </w:r>
      <w:r>
        <w:rPr>
          <w:rStyle w:val="NormalTok"/>
        </w:rPr>
        <w:t xml:space="preserve">(beta_bray_curtis, metadata, </w:t>
      </w:r>
      <w:r>
        <w:rPr>
          <w:rStyle w:val="StringTok"/>
        </w:rPr>
        <w:t>"Group"</w:t>
      </w:r>
      <w:r>
        <w:rPr>
          <w:rStyle w:val="NormalTok"/>
        </w:rPr>
        <w:t>))</w:t>
      </w:r>
    </w:p>
    <w:p w14:paraId="7B52241F" w14:textId="77777777" w:rsidR="00016001" w:rsidRDefault="009C70A8">
      <w:pPr>
        <w:pStyle w:val="FirstParagraph"/>
      </w:pPr>
      <w:r>
        <w:rPr>
          <w:noProof/>
        </w:rPr>
        <w:lastRenderedPageBreak/>
        <w:drawing>
          <wp:inline distT="0" distB="0" distL="0" distR="0" wp14:anchorId="5E80C4CF" wp14:editId="0D0B2CE4">
            <wp:extent cx="5334000" cy="333375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BetaDivPCoA_NMDS_files/figure-docx/quick-1.png"/>
                    <pic:cNvPicPr>
                      <a:picLocks noChangeAspect="1" noChangeArrowheads="1"/>
                    </pic:cNvPicPr>
                  </pic:nvPicPr>
                  <pic:blipFill>
                    <a:blip r:embed="rId26"/>
                    <a:stretch>
                      <a:fillRect/>
                    </a:stretch>
                  </pic:blipFill>
                  <pic:spPr bwMode="auto">
                    <a:xfrm>
                      <a:off x="0" y="0"/>
                      <a:ext cx="5334000" cy="3333750"/>
                    </a:xfrm>
                    <a:prstGeom prst="rect">
                      <a:avLst/>
                    </a:prstGeom>
                    <a:noFill/>
                    <a:ln w="9525">
                      <a:noFill/>
                      <a:headEnd/>
                      <a:tailEnd/>
                    </a:ln>
                  </pic:spPr>
                </pic:pic>
              </a:graphicData>
            </a:graphic>
          </wp:inline>
        </w:drawing>
      </w:r>
    </w:p>
    <w:p w14:paraId="1940C348" w14:textId="77777777" w:rsidR="00016001" w:rsidRDefault="009C70A8">
      <w:pPr>
        <w:pStyle w:val="SourceCode"/>
      </w:pPr>
      <w:r>
        <w:rPr>
          <w:rStyle w:val="CommentTok"/>
        </w:rPr>
        <w:t xml:space="preserve"># </w:t>
      </w:r>
      <w:r>
        <w:rPr>
          <w:rStyle w:val="CommentTok"/>
        </w:rPr>
        <w:t>保存位图和矢量图，分别用于预览和出版</w:t>
      </w:r>
      <w:r>
        <w:br/>
      </w:r>
      <w:r>
        <w:rPr>
          <w:rStyle w:val="KeywordTok"/>
        </w:rPr>
        <w:t>ggsave</w:t>
      </w:r>
      <w:r>
        <w:rPr>
          <w:rStyle w:val="NormalTok"/>
        </w:rPr>
        <w:t>(</w:t>
      </w:r>
      <w:r>
        <w:rPr>
          <w:rStyle w:val="KeywordTok"/>
        </w:rPr>
        <w:t>paste0</w:t>
      </w:r>
      <w:r>
        <w:rPr>
          <w:rStyle w:val="NormalTok"/>
        </w:rPr>
        <w:t>(</w:t>
      </w:r>
      <w:r>
        <w:rPr>
          <w:rStyle w:val="StringTok"/>
        </w:rPr>
        <w:t>"p1.PCoA.bray.jpg"</w:t>
      </w:r>
      <w:r>
        <w:rPr>
          <w:rStyle w:val="NormalTok"/>
        </w:rPr>
        <w:t xml:space="preserve">), p, </w:t>
      </w:r>
      <w:r>
        <w:rPr>
          <w:rStyle w:val="DataTypeTok"/>
        </w:rPr>
        <w:t>width=</w:t>
      </w:r>
      <w:r>
        <w:rPr>
          <w:rStyle w:val="DecValTok"/>
        </w:rPr>
        <w:t>89</w:t>
      </w:r>
      <w:r>
        <w:rPr>
          <w:rStyle w:val="NormalTok"/>
        </w:rPr>
        <w:t xml:space="preserve">, </w:t>
      </w:r>
      <w:r>
        <w:rPr>
          <w:rStyle w:val="DataTypeTok"/>
        </w:rPr>
        <w:t>height=</w:t>
      </w:r>
      <w:r>
        <w:rPr>
          <w:rStyle w:val="DecValTok"/>
        </w:rPr>
        <w:t>56</w:t>
      </w:r>
      <w:r>
        <w:rPr>
          <w:rStyle w:val="NormalTok"/>
        </w:rPr>
        <w:t xml:space="preserve">, </w:t>
      </w:r>
      <w:r>
        <w:rPr>
          <w:rStyle w:val="DataTypeTok"/>
        </w:rPr>
        <w:t>units=</w:t>
      </w:r>
      <w:r>
        <w:rPr>
          <w:rStyle w:val="StringTok"/>
        </w:rPr>
        <w:t>"mm"</w:t>
      </w:r>
      <w:r>
        <w:rPr>
          <w:rStyle w:val="NormalTok"/>
        </w:rPr>
        <w:t>)</w:t>
      </w:r>
      <w:r>
        <w:br/>
      </w:r>
      <w:r>
        <w:rPr>
          <w:rStyle w:val="KeywordTok"/>
        </w:rPr>
        <w:t>ggsave</w:t>
      </w:r>
      <w:r>
        <w:rPr>
          <w:rStyle w:val="NormalTok"/>
        </w:rPr>
        <w:t>(</w:t>
      </w:r>
      <w:r>
        <w:rPr>
          <w:rStyle w:val="KeywordTok"/>
        </w:rPr>
        <w:t>paste0</w:t>
      </w:r>
      <w:r>
        <w:rPr>
          <w:rStyle w:val="NormalTok"/>
        </w:rPr>
        <w:t>(</w:t>
      </w:r>
      <w:r>
        <w:rPr>
          <w:rStyle w:val="StringTok"/>
        </w:rPr>
        <w:t>"p1.PCoA.bray.pdf"</w:t>
      </w:r>
      <w:r>
        <w:rPr>
          <w:rStyle w:val="NormalTok"/>
        </w:rPr>
        <w:t xml:space="preserve">), p, </w:t>
      </w:r>
      <w:r>
        <w:rPr>
          <w:rStyle w:val="DataTypeTok"/>
        </w:rPr>
        <w:t>width=</w:t>
      </w:r>
      <w:r>
        <w:rPr>
          <w:rStyle w:val="DecValTok"/>
        </w:rPr>
        <w:t>89</w:t>
      </w:r>
      <w:r>
        <w:rPr>
          <w:rStyle w:val="NormalTok"/>
        </w:rPr>
        <w:t xml:space="preserve">, </w:t>
      </w:r>
      <w:r>
        <w:rPr>
          <w:rStyle w:val="DataTypeTok"/>
        </w:rPr>
        <w:t>height=</w:t>
      </w:r>
      <w:r>
        <w:rPr>
          <w:rStyle w:val="DecValTok"/>
        </w:rPr>
        <w:t>56</w:t>
      </w:r>
      <w:r>
        <w:rPr>
          <w:rStyle w:val="NormalTok"/>
        </w:rPr>
        <w:t xml:space="preserve">, </w:t>
      </w:r>
      <w:r>
        <w:rPr>
          <w:rStyle w:val="DataTypeTok"/>
        </w:rPr>
        <w:t>units=</w:t>
      </w:r>
      <w:r>
        <w:rPr>
          <w:rStyle w:val="StringTok"/>
        </w:rPr>
        <w:t>"mm"</w:t>
      </w:r>
      <w:r>
        <w:rPr>
          <w:rStyle w:val="NormalTok"/>
        </w:rPr>
        <w:t>)</w:t>
      </w:r>
    </w:p>
    <w:p w14:paraId="64906B1C" w14:textId="77777777" w:rsidR="00016001" w:rsidRDefault="009C70A8">
      <w:pPr>
        <w:pStyle w:val="FirstParagraph"/>
        <w:rPr>
          <w:lang w:eastAsia="zh-CN"/>
        </w:rPr>
      </w:pPr>
      <w:r>
        <w:rPr>
          <w:lang w:eastAsia="zh-CN"/>
        </w:rPr>
        <w:t>图</w:t>
      </w:r>
      <w:r>
        <w:rPr>
          <w:lang w:eastAsia="zh-CN"/>
        </w:rPr>
        <w:t xml:space="preserve">1. </w:t>
      </w:r>
      <w:r>
        <w:rPr>
          <w:lang w:eastAsia="zh-CN"/>
        </w:rPr>
        <w:t>散点图展示基于</w:t>
      </w:r>
      <w:r>
        <w:rPr>
          <w:lang w:eastAsia="zh-CN"/>
        </w:rPr>
        <w:t>Bray-Curtis</w:t>
      </w:r>
      <w:r>
        <w:rPr>
          <w:lang w:eastAsia="zh-CN"/>
        </w:rPr>
        <w:t>距离的</w:t>
      </w:r>
      <w:r>
        <w:rPr>
          <w:lang w:eastAsia="zh-CN"/>
        </w:rPr>
        <w:t>Beta</w:t>
      </w:r>
      <w:r>
        <w:rPr>
          <w:lang w:eastAsia="zh-CN"/>
        </w:rPr>
        <w:t>多样性</w:t>
      </w:r>
      <w:r>
        <w:rPr>
          <w:lang w:eastAsia="zh-CN"/>
        </w:rPr>
        <w:t>PCoA</w:t>
      </w:r>
      <w:r>
        <w:rPr>
          <w:lang w:eastAsia="zh-CN"/>
        </w:rPr>
        <w:t>。点代表样本，颜色代表分组，并按每组添加</w:t>
      </w:r>
      <w:r>
        <w:rPr>
          <w:lang w:eastAsia="zh-CN"/>
        </w:rPr>
        <w:t>68%</w:t>
      </w:r>
      <w:r>
        <w:rPr>
          <w:lang w:eastAsia="zh-CN"/>
        </w:rPr>
        <w:t>置信度的椭圆方便组间比较，图中展示主坐标分析的前两轴，解析率见坐标轴括号中。</w:t>
      </w:r>
    </w:p>
    <w:p w14:paraId="1369F5BB" w14:textId="77777777" w:rsidR="00016001" w:rsidRDefault="009C70A8">
      <w:pPr>
        <w:pStyle w:val="a0"/>
        <w:rPr>
          <w:lang w:eastAsia="zh-CN"/>
        </w:rPr>
      </w:pPr>
      <w:r>
        <w:rPr>
          <w:lang w:eastAsia="zh-CN"/>
        </w:rPr>
        <w:t>本次测试数据来自刘永鑫博士负责分析并于</w:t>
      </w:r>
      <w:r>
        <w:rPr>
          <w:lang w:eastAsia="zh-CN"/>
        </w:rPr>
        <w:t>2019</w:t>
      </w:r>
      <w:r>
        <w:rPr>
          <w:lang w:eastAsia="zh-CN"/>
        </w:rPr>
        <w:t>年发表于</w:t>
      </w:r>
      <w:r>
        <w:rPr>
          <w:lang w:eastAsia="zh-CN"/>
        </w:rPr>
        <w:t>Science</w:t>
      </w:r>
      <w:r>
        <w:rPr>
          <w:lang w:eastAsia="zh-CN"/>
        </w:rPr>
        <w:t>的文章</w:t>
      </w:r>
      <w:r>
        <w:rPr>
          <w:lang w:eastAsia="zh-CN"/>
        </w:rPr>
        <w:t>(</w:t>
      </w:r>
      <w:r>
        <w:rPr>
          <w:lang w:eastAsia="zh-CN"/>
        </w:rPr>
        <w:t>即上图展示的内置数据</w:t>
      </w:r>
      <w:r>
        <w:rPr>
          <w:lang w:eastAsia="zh-CN"/>
        </w:rPr>
        <w:t>)</w:t>
      </w:r>
      <w:r>
        <w:rPr>
          <w:lang w:eastAsia="zh-CN"/>
        </w:rPr>
        <w:t>，讨论了基因型对菌群的影响。详</w:t>
      </w:r>
      <w:r>
        <w:rPr>
          <w:lang w:eastAsia="zh-CN"/>
        </w:rPr>
        <w:t>见宏基因组公众号详细解读</w:t>
      </w:r>
      <w:r>
        <w:rPr>
          <w:lang w:eastAsia="zh-CN"/>
        </w:rPr>
        <w:t>-</w:t>
      </w:r>
      <w:hyperlink r:id="rId27">
        <w:r>
          <w:rPr>
            <w:rStyle w:val="ad"/>
            <w:lang w:eastAsia="zh-CN"/>
          </w:rPr>
          <w:t>Science</w:t>
        </w:r>
        <w:r>
          <w:rPr>
            <w:rStyle w:val="ad"/>
            <w:lang w:eastAsia="zh-CN"/>
          </w:rPr>
          <w:t>：拟南芥三萜化合物特异调控根系微生物组</w:t>
        </w:r>
      </w:hyperlink>
    </w:p>
    <w:p w14:paraId="6304B144" w14:textId="77777777" w:rsidR="00016001" w:rsidRDefault="009C70A8">
      <w:pPr>
        <w:pStyle w:val="a0"/>
      </w:pPr>
      <w:r>
        <w:t>我们再演示从文件读取距离矩阵和元数据，数据位于</w:t>
      </w:r>
      <w:r>
        <w:rPr>
          <w:rStyle w:val="VerbatimChar"/>
        </w:rPr>
        <w:t>Data/Science2019</w:t>
      </w:r>
      <w:r>
        <w:t>目录，本次需要元数据</w:t>
      </w:r>
      <w:r>
        <w:t>(metadata.txt)</w:t>
      </w:r>
      <w:r>
        <w:t>和</w:t>
      </w:r>
      <w:r>
        <w:t>Beta</w:t>
      </w:r>
      <w:r>
        <w:t>多样性距离矩阵</w:t>
      </w:r>
      <w:r>
        <w:t>(alpha/unifrac.txt)</w:t>
      </w:r>
      <w:r>
        <w:t>两个输入文件</w:t>
      </w:r>
      <w:r>
        <w:t>(</w:t>
      </w:r>
      <w:r>
        <w:t>注：距离矩阵这里是由</w:t>
      </w:r>
      <w:r>
        <w:t>USEARCH -beta_div</w:t>
      </w:r>
      <w:r>
        <w:t>生成，将在扩增子流程部分详细介绍，也可</w:t>
      </w:r>
      <w:r>
        <w:t>由</w:t>
      </w:r>
      <w:r>
        <w:t>vegan</w:t>
      </w:r>
      <w:r>
        <w:t>包计算生成</w:t>
      </w:r>
      <w:r>
        <w:t>)</w:t>
      </w:r>
      <w:r>
        <w:t>。</w:t>
      </w:r>
    </w:p>
    <w:p w14:paraId="46116F98" w14:textId="77777777" w:rsidR="00016001" w:rsidRDefault="009C70A8">
      <w:pPr>
        <w:pStyle w:val="SourceCode"/>
      </w:pPr>
      <w:r>
        <w:rPr>
          <w:rStyle w:val="CommentTok"/>
        </w:rPr>
        <w:t># USEARCH</w:t>
      </w:r>
      <w:r>
        <w:rPr>
          <w:rStyle w:val="CommentTok"/>
        </w:rPr>
        <w:t>可选距离矩阵</w:t>
      </w:r>
      <w:r>
        <w:rPr>
          <w:rStyle w:val="CommentTok"/>
        </w:rPr>
        <w:t>bray_curtis</w:t>
      </w:r>
      <w:r>
        <w:rPr>
          <w:rStyle w:val="CommentTok"/>
        </w:rPr>
        <w:t>、</w:t>
      </w:r>
      <w:r>
        <w:rPr>
          <w:rStyle w:val="CommentTok"/>
        </w:rPr>
        <w:t>unifrac</w:t>
      </w:r>
      <w:r>
        <w:rPr>
          <w:rStyle w:val="CommentTok"/>
        </w:rPr>
        <w:t>、</w:t>
      </w:r>
      <w:r>
        <w:rPr>
          <w:rStyle w:val="CommentTok"/>
        </w:rPr>
        <w:t>unifrac_binary</w:t>
      </w:r>
      <w:r>
        <w:rPr>
          <w:rStyle w:val="CommentTok"/>
        </w:rPr>
        <w:t>、</w:t>
      </w:r>
      <w:r>
        <w:rPr>
          <w:rStyle w:val="CommentTok"/>
        </w:rPr>
        <w:t>jaccard</w:t>
      </w:r>
      <w:r>
        <w:rPr>
          <w:rStyle w:val="CommentTok"/>
        </w:rPr>
        <w:t>、</w:t>
      </w:r>
      <w:r>
        <w:rPr>
          <w:rStyle w:val="CommentTok"/>
        </w:rPr>
        <w:t>manhatten</w:t>
      </w:r>
      <w:r>
        <w:rPr>
          <w:rStyle w:val="CommentTok"/>
        </w:rPr>
        <w:t>、</w:t>
      </w:r>
      <w:r>
        <w:rPr>
          <w:rStyle w:val="CommentTok"/>
        </w:rPr>
        <w:t>euclidean</w:t>
      </w:r>
      <w:r>
        <w:br/>
      </w:r>
      <w:r>
        <w:rPr>
          <w:rStyle w:val="CommentTok"/>
        </w:rPr>
        <w:t xml:space="preserve"># </w:t>
      </w:r>
      <w:r>
        <w:rPr>
          <w:rStyle w:val="CommentTok"/>
        </w:rPr>
        <w:t>设置距离矩阵类似，本次使用</w:t>
      </w:r>
      <w:r>
        <w:rPr>
          <w:rStyle w:val="CommentTok"/>
        </w:rPr>
        <w:t>unifrac</w:t>
      </w:r>
      <w:r>
        <w:br/>
      </w:r>
      <w:r>
        <w:rPr>
          <w:rStyle w:val="NormalTok"/>
        </w:rPr>
        <w:t>distance_type=</w:t>
      </w:r>
      <w:r>
        <w:rPr>
          <w:rStyle w:val="StringTok"/>
        </w:rPr>
        <w:t>"unifrac"</w:t>
      </w:r>
      <w:r>
        <w:br/>
      </w:r>
      <w:r>
        <w:rPr>
          <w:rStyle w:val="CommentTok"/>
        </w:rPr>
        <w:t xml:space="preserve"># </w:t>
      </w:r>
      <w:r>
        <w:rPr>
          <w:rStyle w:val="CommentTok"/>
        </w:rPr>
        <w:t>读取距离矩阵并预测前</w:t>
      </w:r>
      <w:r>
        <w:rPr>
          <w:rStyle w:val="CommentTok"/>
        </w:rPr>
        <w:t>3</w:t>
      </w:r>
      <w:r>
        <w:rPr>
          <w:rStyle w:val="CommentTok"/>
        </w:rPr>
        <w:t>行</w:t>
      </w:r>
      <w:r>
        <w:rPr>
          <w:rStyle w:val="CommentTok"/>
        </w:rPr>
        <w:t>3</w:t>
      </w:r>
      <w:r>
        <w:rPr>
          <w:rStyle w:val="CommentTok"/>
        </w:rPr>
        <w:t>列，再读取元数据</w:t>
      </w:r>
      <w:r>
        <w:br/>
      </w:r>
      <w:r>
        <w:rPr>
          <w:rStyle w:val="NormalTok"/>
        </w:rPr>
        <w:t>distance_mat=</w:t>
      </w:r>
      <w:r>
        <w:rPr>
          <w:rStyle w:val="KeywordTok"/>
        </w:rPr>
        <w:t>read.table</w:t>
      </w:r>
      <w:r>
        <w:rPr>
          <w:rStyle w:val="NormalTok"/>
        </w:rPr>
        <w:t>(</w:t>
      </w:r>
      <w:r>
        <w:rPr>
          <w:rStyle w:val="KeywordTok"/>
        </w:rPr>
        <w:t>paste0</w:t>
      </w:r>
      <w:r>
        <w:rPr>
          <w:rStyle w:val="NormalTok"/>
        </w:rPr>
        <w:t>(</w:t>
      </w:r>
      <w:r>
        <w:rPr>
          <w:rStyle w:val="StringTok"/>
        </w:rPr>
        <w:t>"../Data/Science2019/beta/"</w:t>
      </w:r>
      <w:r>
        <w:rPr>
          <w:rStyle w:val="NormalTok"/>
        </w:rPr>
        <w:t>,distance_type,</w:t>
      </w:r>
      <w:r>
        <w:rPr>
          <w:rStyle w:val="StringTok"/>
        </w:rPr>
        <w:t>".txt"</w:t>
      </w:r>
      <w:r>
        <w:rPr>
          <w:rStyle w:val="NormalTok"/>
        </w:rPr>
        <w:t xml:space="preserve">), </w:t>
      </w:r>
      <w:r>
        <w:rPr>
          <w:rStyle w:val="DataTypeTok"/>
        </w:rPr>
        <w:t>header=</w:t>
      </w:r>
      <w:r>
        <w:rPr>
          <w:rStyle w:val="NormalTok"/>
        </w:rPr>
        <w:t xml:space="preserve">T, </w:t>
      </w:r>
      <w:r>
        <w:rPr>
          <w:rStyle w:val="DataTypeTok"/>
        </w:rPr>
        <w:t>r</w:t>
      </w:r>
      <w:r>
        <w:rPr>
          <w:rStyle w:val="DataTypeTok"/>
        </w:rPr>
        <w:t>ow.names=</w:t>
      </w:r>
      <w:r>
        <w:rPr>
          <w:rStyle w:val="DecValTok"/>
        </w:rPr>
        <w:t>1</w:t>
      </w:r>
      <w:r>
        <w:rPr>
          <w:rStyle w:val="NormalTok"/>
        </w:rPr>
        <w:t xml:space="preserve">, </w:t>
      </w:r>
      <w:r>
        <w:rPr>
          <w:rStyle w:val="DataTypeTok"/>
        </w:rPr>
        <w:t>sep=</w:t>
      </w:r>
      <w:r>
        <w:rPr>
          <w:rStyle w:val="StringTok"/>
        </w:rPr>
        <w:t>"</w:t>
      </w:r>
      <w:r>
        <w:rPr>
          <w:rStyle w:val="CharTok"/>
        </w:rPr>
        <w:t>\t</w:t>
      </w:r>
      <w:r>
        <w:rPr>
          <w:rStyle w:val="StringTok"/>
        </w:rPr>
        <w:t>"</w:t>
      </w:r>
      <w:r>
        <w:rPr>
          <w:rStyle w:val="NormalTok"/>
        </w:rPr>
        <w:t xml:space="preserve">, </w:t>
      </w:r>
      <w:r>
        <w:rPr>
          <w:rStyle w:val="DataTypeTok"/>
        </w:rPr>
        <w:t>comment.char=</w:t>
      </w:r>
      <w:r>
        <w:rPr>
          <w:rStyle w:val="StringTok"/>
        </w:rPr>
        <w:t>""</w:t>
      </w:r>
      <w:r>
        <w:rPr>
          <w:rStyle w:val="NormalTok"/>
        </w:rPr>
        <w:t>)</w:t>
      </w:r>
      <w:r>
        <w:br/>
      </w:r>
      <w:r>
        <w:rPr>
          <w:rStyle w:val="NormalTok"/>
        </w:rPr>
        <w:t>distance_mat[</w:t>
      </w:r>
      <w:r>
        <w:rPr>
          <w:rStyle w:val="DecValTok"/>
        </w:rPr>
        <w:t>1</w:t>
      </w:r>
      <w:r>
        <w:rPr>
          <w:rStyle w:val="OperatorTok"/>
        </w:rPr>
        <w:t>:</w:t>
      </w:r>
      <w:r>
        <w:rPr>
          <w:rStyle w:val="DecValTok"/>
        </w:rPr>
        <w:t>3</w:t>
      </w:r>
      <w:r>
        <w:rPr>
          <w:rStyle w:val="NormalTok"/>
        </w:rPr>
        <w:t xml:space="preserve">, </w:t>
      </w:r>
      <w:r>
        <w:rPr>
          <w:rStyle w:val="DecValTok"/>
        </w:rPr>
        <w:t>1</w:t>
      </w:r>
      <w:r>
        <w:rPr>
          <w:rStyle w:val="OperatorTok"/>
        </w:rPr>
        <w:t>:</w:t>
      </w:r>
      <w:r>
        <w:rPr>
          <w:rStyle w:val="DecValTok"/>
        </w:rPr>
        <w:t>3</w:t>
      </w:r>
      <w:r>
        <w:rPr>
          <w:rStyle w:val="NormalTok"/>
        </w:rPr>
        <w:t>]</w:t>
      </w:r>
    </w:p>
    <w:p w14:paraId="25F2F7A8" w14:textId="77777777" w:rsidR="00016001" w:rsidRDefault="009C70A8">
      <w:pPr>
        <w:pStyle w:val="SourceCode"/>
      </w:pPr>
      <w:r>
        <w:rPr>
          <w:rStyle w:val="VerbatimChar"/>
        </w:rPr>
        <w:lastRenderedPageBreak/>
        <w:t>##       KO1   KO2   KO3</w:t>
      </w:r>
      <w:r>
        <w:br/>
      </w:r>
      <w:r>
        <w:rPr>
          <w:rStyle w:val="VerbatimChar"/>
        </w:rPr>
        <w:t>## KO1 0.000 0.178 0.159</w:t>
      </w:r>
      <w:r>
        <w:br/>
      </w:r>
      <w:r>
        <w:rPr>
          <w:rStyle w:val="VerbatimChar"/>
        </w:rPr>
        <w:t>## KO2 0.178 0.000 0.201</w:t>
      </w:r>
      <w:r>
        <w:br/>
      </w:r>
      <w:r>
        <w:rPr>
          <w:rStyle w:val="VerbatimChar"/>
        </w:rPr>
        <w:t>## KO3 0.159 0.201 0.000</w:t>
      </w:r>
    </w:p>
    <w:p w14:paraId="7513AEE9" w14:textId="77777777" w:rsidR="00016001" w:rsidRDefault="009C70A8">
      <w:pPr>
        <w:pStyle w:val="SourceCode"/>
      </w:pPr>
      <w:r>
        <w:rPr>
          <w:rStyle w:val="NormalTok"/>
        </w:rPr>
        <w:t>metadata=</w:t>
      </w:r>
      <w:r>
        <w:rPr>
          <w:rStyle w:val="KeywordTok"/>
        </w:rPr>
        <w:t>read.table</w:t>
      </w:r>
      <w:r>
        <w:rPr>
          <w:rStyle w:val="NormalTok"/>
        </w:rPr>
        <w:t>(</w:t>
      </w:r>
      <w:r>
        <w:rPr>
          <w:rStyle w:val="StringTok"/>
        </w:rPr>
        <w:t>"../Data/Science2019/metadata.txt"</w:t>
      </w:r>
      <w:r>
        <w:rPr>
          <w:rStyle w:val="NormalTok"/>
        </w:rPr>
        <w:t xml:space="preserve">, </w:t>
      </w:r>
      <w:r>
        <w:rPr>
          <w:rStyle w:val="DataTypeTok"/>
        </w:rPr>
        <w:t>header=</w:t>
      </w:r>
      <w:r>
        <w:rPr>
          <w:rStyle w:val="NormalTok"/>
        </w:rPr>
        <w:t xml:space="preserve">T, </w:t>
      </w:r>
      <w:r>
        <w:rPr>
          <w:rStyle w:val="DataTypeTok"/>
        </w:rPr>
        <w:t>row.names=</w:t>
      </w:r>
      <w:r>
        <w:rPr>
          <w:rStyle w:val="DecValTok"/>
        </w:rPr>
        <w:t>1</w:t>
      </w:r>
      <w:r>
        <w:rPr>
          <w:rStyle w:val="NormalTok"/>
        </w:rPr>
        <w:t xml:space="preserve">, </w:t>
      </w:r>
      <w:r>
        <w:rPr>
          <w:rStyle w:val="DataTypeTok"/>
        </w:rPr>
        <w:t>sep=</w:t>
      </w:r>
      <w:r>
        <w:rPr>
          <w:rStyle w:val="StringTok"/>
        </w:rPr>
        <w:t>"</w:t>
      </w:r>
      <w:r>
        <w:rPr>
          <w:rStyle w:val="CharTok"/>
        </w:rPr>
        <w:t>\t</w:t>
      </w:r>
      <w:r>
        <w:rPr>
          <w:rStyle w:val="StringTok"/>
        </w:rPr>
        <w:t>"</w:t>
      </w:r>
      <w:r>
        <w:rPr>
          <w:rStyle w:val="NormalTok"/>
        </w:rPr>
        <w:t xml:space="preserve">, </w:t>
      </w:r>
      <w:r>
        <w:rPr>
          <w:rStyle w:val="DataTypeTok"/>
        </w:rPr>
        <w:t>comment.char=</w:t>
      </w:r>
      <w:r>
        <w:rPr>
          <w:rStyle w:val="StringTok"/>
        </w:rPr>
        <w:t>""</w:t>
      </w:r>
      <w:r>
        <w:rPr>
          <w:rStyle w:val="NormalTok"/>
        </w:rPr>
        <w:t xml:space="preserve">, </w:t>
      </w:r>
      <w:r>
        <w:rPr>
          <w:rStyle w:val="DataTypeTok"/>
        </w:rPr>
        <w:t>stringsAsFactors=</w:t>
      </w:r>
      <w:r>
        <w:rPr>
          <w:rStyle w:val="NormalTok"/>
        </w:rPr>
        <w:t>F)</w:t>
      </w:r>
      <w:r>
        <w:br/>
      </w:r>
      <w:r>
        <w:rPr>
          <w:rStyle w:val="CommentTok"/>
        </w:rPr>
        <w:t># PCoA</w:t>
      </w:r>
      <w:r>
        <w:rPr>
          <w:rStyle w:val="CommentTok"/>
        </w:rPr>
        <w:t>散点图，按</w:t>
      </w:r>
      <w:r>
        <w:rPr>
          <w:rStyle w:val="CommentTok"/>
        </w:rPr>
        <w:t>metadata</w:t>
      </w:r>
      <w:r>
        <w:rPr>
          <w:rStyle w:val="CommentTok"/>
        </w:rPr>
        <w:t>的</w:t>
      </w:r>
      <w:r>
        <w:rPr>
          <w:rStyle w:val="CommentTok"/>
        </w:rPr>
        <w:t>Group</w:t>
      </w:r>
      <w:r>
        <w:rPr>
          <w:rStyle w:val="CommentTok"/>
        </w:rPr>
        <w:t>列着色，添加标签，</w:t>
      </w:r>
      <w:r>
        <w:rPr>
          <w:rStyle w:val="CommentTok"/>
        </w:rPr>
        <w:t>PCo1/3</w:t>
      </w:r>
      <w:r>
        <w:br/>
      </w:r>
      <w:r>
        <w:rPr>
          <w:rStyle w:val="NormalTok"/>
        </w:rPr>
        <w:t>(</w:t>
      </w:r>
      <w:r>
        <w:rPr>
          <w:rStyle w:val="DataTypeTok"/>
        </w:rPr>
        <w:t>p=</w:t>
      </w:r>
      <w:r>
        <w:rPr>
          <w:rStyle w:val="KeywordTok"/>
        </w:rPr>
        <w:t>beta_pcoa</w:t>
      </w:r>
      <w:r>
        <w:rPr>
          <w:rStyle w:val="NormalTok"/>
        </w:rPr>
        <w:t xml:space="preserve">(distance_mat, metadata, </w:t>
      </w:r>
      <w:r>
        <w:rPr>
          <w:rStyle w:val="DataTypeTok"/>
        </w:rPr>
        <w:t>groupID=</w:t>
      </w:r>
      <w:r>
        <w:rPr>
          <w:rStyle w:val="StringTok"/>
        </w:rPr>
        <w:t>"Group"</w:t>
      </w:r>
      <w:r>
        <w:rPr>
          <w:rStyle w:val="NormalTok"/>
        </w:rPr>
        <w:t xml:space="preserve">, </w:t>
      </w:r>
      <w:r>
        <w:rPr>
          <w:rStyle w:val="DataTypeTok"/>
        </w:rPr>
        <w:t>ellipse=</w:t>
      </w:r>
      <w:r>
        <w:rPr>
          <w:rStyle w:val="NormalTok"/>
        </w:rPr>
        <w:t xml:space="preserve">T, </w:t>
      </w:r>
      <w:r>
        <w:rPr>
          <w:rStyle w:val="DataTypeTok"/>
        </w:rPr>
        <w:t>label=</w:t>
      </w:r>
      <w:r>
        <w:rPr>
          <w:rStyle w:val="NormalTok"/>
        </w:rPr>
        <w:t xml:space="preserve">T, </w:t>
      </w:r>
      <w:r>
        <w:rPr>
          <w:rStyle w:val="DataTypeTok"/>
        </w:rPr>
        <w:t>PCo=</w:t>
      </w:r>
      <w:r>
        <w:rPr>
          <w:rStyle w:val="DecValTok"/>
        </w:rPr>
        <w:t>13</w:t>
      </w:r>
      <w:r>
        <w:rPr>
          <w:rStyle w:val="NormalTok"/>
        </w:rPr>
        <w:t>))</w:t>
      </w:r>
    </w:p>
    <w:p w14:paraId="0F2A1A68" w14:textId="77777777" w:rsidR="00016001" w:rsidRDefault="009C70A8">
      <w:pPr>
        <w:pStyle w:val="FirstParagraph"/>
      </w:pPr>
      <w:r>
        <w:rPr>
          <w:noProof/>
        </w:rPr>
        <w:drawing>
          <wp:inline distT="0" distB="0" distL="0" distR="0" wp14:anchorId="00C5EBB1" wp14:editId="43EF9601">
            <wp:extent cx="5334000" cy="333375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BetaDivPCoA_NMDS_files/figure-docx/read-1.png"/>
                    <pic:cNvPicPr>
                      <a:picLocks noChangeAspect="1" noChangeArrowheads="1"/>
                    </pic:cNvPicPr>
                  </pic:nvPicPr>
                  <pic:blipFill>
                    <a:blip r:embed="rId28"/>
                    <a:stretch>
                      <a:fillRect/>
                    </a:stretch>
                  </pic:blipFill>
                  <pic:spPr bwMode="auto">
                    <a:xfrm>
                      <a:off x="0" y="0"/>
                      <a:ext cx="5334000" cy="3333750"/>
                    </a:xfrm>
                    <a:prstGeom prst="rect">
                      <a:avLst/>
                    </a:prstGeom>
                    <a:noFill/>
                    <a:ln w="9525">
                      <a:noFill/>
                      <a:headEnd/>
                      <a:tailEnd/>
                    </a:ln>
                  </pic:spPr>
                </pic:pic>
              </a:graphicData>
            </a:graphic>
          </wp:inline>
        </w:drawing>
      </w:r>
    </w:p>
    <w:p w14:paraId="5D43C1B3" w14:textId="77777777" w:rsidR="00016001" w:rsidRDefault="009C70A8">
      <w:pPr>
        <w:pStyle w:val="SourceCode"/>
      </w:pPr>
      <w:r>
        <w:rPr>
          <w:rStyle w:val="CommentTok"/>
        </w:rPr>
        <w:t xml:space="preserve"># </w:t>
      </w:r>
      <w:r>
        <w:rPr>
          <w:rStyle w:val="CommentTok"/>
        </w:rPr>
        <w:t>保存</w:t>
      </w:r>
      <w:r>
        <w:rPr>
          <w:rStyle w:val="CommentTok"/>
        </w:rPr>
        <w:t>8</w:t>
      </w:r>
      <w:r>
        <w:rPr>
          <w:rStyle w:val="CommentTok"/>
        </w:rPr>
        <w:t>：</w:t>
      </w:r>
      <w:r>
        <w:rPr>
          <w:rStyle w:val="CommentTok"/>
        </w:rPr>
        <w:t>5</w:t>
      </w:r>
      <w:r>
        <w:rPr>
          <w:rStyle w:val="CommentTok"/>
        </w:rPr>
        <w:t>的半版图</w:t>
      </w:r>
      <w:r>
        <w:br/>
      </w:r>
      <w:r>
        <w:rPr>
          <w:rStyle w:val="KeywordTok"/>
        </w:rPr>
        <w:t>ggsave</w:t>
      </w:r>
      <w:r>
        <w:rPr>
          <w:rStyle w:val="NormalTok"/>
        </w:rPr>
        <w:t>(</w:t>
      </w:r>
      <w:r>
        <w:rPr>
          <w:rStyle w:val="KeywordTok"/>
        </w:rPr>
        <w:t>paste0</w:t>
      </w:r>
      <w:r>
        <w:rPr>
          <w:rStyle w:val="NormalTok"/>
        </w:rPr>
        <w:t>(</w:t>
      </w:r>
      <w:r>
        <w:rPr>
          <w:rStyle w:val="StringTok"/>
        </w:rPr>
        <w:t>"p2.PCoA.unifrac.jpg"</w:t>
      </w:r>
      <w:r>
        <w:rPr>
          <w:rStyle w:val="NormalTok"/>
        </w:rPr>
        <w:t xml:space="preserve">), p, </w:t>
      </w:r>
      <w:r>
        <w:rPr>
          <w:rStyle w:val="DataTypeTok"/>
        </w:rPr>
        <w:t>width=</w:t>
      </w:r>
      <w:r>
        <w:rPr>
          <w:rStyle w:val="DecValTok"/>
        </w:rPr>
        <w:t>89</w:t>
      </w:r>
      <w:r>
        <w:rPr>
          <w:rStyle w:val="NormalTok"/>
        </w:rPr>
        <w:t xml:space="preserve">, </w:t>
      </w:r>
      <w:r>
        <w:rPr>
          <w:rStyle w:val="DataTypeTok"/>
        </w:rPr>
        <w:t>height=</w:t>
      </w:r>
      <w:r>
        <w:rPr>
          <w:rStyle w:val="DecValTok"/>
        </w:rPr>
        <w:t>56</w:t>
      </w:r>
      <w:r>
        <w:rPr>
          <w:rStyle w:val="NormalTok"/>
        </w:rPr>
        <w:t xml:space="preserve">, </w:t>
      </w:r>
      <w:r>
        <w:rPr>
          <w:rStyle w:val="DataTypeTok"/>
        </w:rPr>
        <w:t>units=</w:t>
      </w:r>
      <w:r>
        <w:rPr>
          <w:rStyle w:val="StringTok"/>
        </w:rPr>
        <w:t>"mm"</w:t>
      </w:r>
      <w:r>
        <w:rPr>
          <w:rStyle w:val="NormalTok"/>
        </w:rPr>
        <w:t>)</w:t>
      </w:r>
      <w:r>
        <w:br/>
      </w:r>
      <w:r>
        <w:rPr>
          <w:rStyle w:val="KeywordTok"/>
        </w:rPr>
        <w:t>ggsave</w:t>
      </w:r>
      <w:r>
        <w:rPr>
          <w:rStyle w:val="NormalTok"/>
        </w:rPr>
        <w:t>(</w:t>
      </w:r>
      <w:r>
        <w:rPr>
          <w:rStyle w:val="KeywordTok"/>
        </w:rPr>
        <w:t>paste0</w:t>
      </w:r>
      <w:r>
        <w:rPr>
          <w:rStyle w:val="NormalTok"/>
        </w:rPr>
        <w:t>(</w:t>
      </w:r>
      <w:r>
        <w:rPr>
          <w:rStyle w:val="StringTok"/>
        </w:rPr>
        <w:t>"p2.PCoA.unifrac.pdf"</w:t>
      </w:r>
      <w:r>
        <w:rPr>
          <w:rStyle w:val="NormalTok"/>
        </w:rPr>
        <w:t xml:space="preserve">), p, </w:t>
      </w:r>
      <w:r>
        <w:rPr>
          <w:rStyle w:val="DataTypeTok"/>
        </w:rPr>
        <w:t>width=</w:t>
      </w:r>
      <w:r>
        <w:rPr>
          <w:rStyle w:val="DecValTok"/>
        </w:rPr>
        <w:t>89</w:t>
      </w:r>
      <w:r>
        <w:rPr>
          <w:rStyle w:val="NormalTok"/>
        </w:rPr>
        <w:t xml:space="preserve">, </w:t>
      </w:r>
      <w:r>
        <w:rPr>
          <w:rStyle w:val="DataTypeTok"/>
        </w:rPr>
        <w:t>height=</w:t>
      </w:r>
      <w:r>
        <w:rPr>
          <w:rStyle w:val="DecValTok"/>
        </w:rPr>
        <w:t>56</w:t>
      </w:r>
      <w:r>
        <w:rPr>
          <w:rStyle w:val="NormalTok"/>
        </w:rPr>
        <w:t xml:space="preserve">, </w:t>
      </w:r>
      <w:r>
        <w:rPr>
          <w:rStyle w:val="DataTypeTok"/>
        </w:rPr>
        <w:t>units=</w:t>
      </w:r>
      <w:r>
        <w:rPr>
          <w:rStyle w:val="StringTok"/>
        </w:rPr>
        <w:t>"mm"</w:t>
      </w:r>
      <w:r>
        <w:rPr>
          <w:rStyle w:val="NormalTok"/>
        </w:rPr>
        <w:t>)</w:t>
      </w:r>
    </w:p>
    <w:p w14:paraId="0B6AD988" w14:textId="77777777" w:rsidR="00016001" w:rsidRDefault="009C70A8">
      <w:pPr>
        <w:pStyle w:val="FirstParagraph"/>
      </w:pPr>
      <w:r>
        <w:t>图</w:t>
      </w:r>
      <w:r>
        <w:t xml:space="preserve">2. </w:t>
      </w:r>
      <w:r>
        <w:t>基于</w:t>
      </w:r>
      <w:r>
        <w:t>Unifrac</w:t>
      </w:r>
      <w:r>
        <w:t>距离的</w:t>
      </w:r>
      <w:r>
        <w:t>PCoA</w:t>
      </w:r>
      <w:r>
        <w:t>。看到</w:t>
      </w:r>
      <w:r>
        <w:t>PCo 1/2</w:t>
      </w:r>
      <w:r>
        <w:t>的解析率比前面</w:t>
      </w:r>
      <w:r>
        <w:t>Bray-Curtis</w:t>
      </w:r>
      <w:r>
        <w:t>距离结果有提高，表明在</w:t>
      </w:r>
      <w:r>
        <w:t>Unifrac</w:t>
      </w:r>
      <w:r>
        <w:t>距离前两主轴一般可以解析更高比例的差异。由于</w:t>
      </w:r>
      <w:r>
        <w:t>Unifrac</w:t>
      </w:r>
      <w:r>
        <w:t>考虑进化距离，一般样本</w:t>
      </w:r>
      <w:r>
        <w:t>/</w:t>
      </w:r>
      <w:r>
        <w:t>组间差异会进一步缩小。</w:t>
      </w:r>
    </w:p>
    <w:p w14:paraId="1D27E04B" w14:textId="77777777" w:rsidR="00016001" w:rsidRDefault="009C70A8">
      <w:pPr>
        <w:pStyle w:val="a0"/>
        <w:rPr>
          <w:lang w:eastAsia="zh-CN"/>
        </w:rPr>
      </w:pPr>
      <w:r>
        <w:rPr>
          <w:lang w:eastAsia="zh-CN"/>
        </w:rPr>
        <w:t>有时我们更想知识组间是否存在显著差异，使用</w:t>
      </w:r>
      <w:r>
        <w:rPr>
          <w:lang w:eastAsia="zh-CN"/>
        </w:rPr>
        <w:t>?beta_pcoa_stat</w:t>
      </w:r>
      <w:r>
        <w:rPr>
          <w:lang w:eastAsia="zh-CN"/>
        </w:rPr>
        <w:t>查看函数帮助，使用距离矩阵指定分组，对全部组别两两差异使用</w:t>
      </w:r>
      <w:r>
        <w:rPr>
          <w:lang w:eastAsia="zh-CN"/>
        </w:rPr>
        <w:t>adonis</w:t>
      </w:r>
      <w:r>
        <w:rPr>
          <w:lang w:eastAsia="zh-CN"/>
        </w:rPr>
        <w:t>函数进行检测。</w:t>
      </w:r>
    </w:p>
    <w:p w14:paraId="1DD46554" w14:textId="77777777" w:rsidR="00016001" w:rsidRDefault="009C70A8">
      <w:pPr>
        <w:pStyle w:val="SourceCode"/>
      </w:pPr>
      <w:r>
        <w:rPr>
          <w:rStyle w:val="CommentTok"/>
          <w:lang w:eastAsia="zh-CN"/>
        </w:rPr>
        <w:t xml:space="preserve"># </w:t>
      </w:r>
      <w:r>
        <w:rPr>
          <w:rStyle w:val="CommentTok"/>
          <w:lang w:eastAsia="zh-CN"/>
        </w:rPr>
        <w:t>使用</w:t>
      </w:r>
      <w:r>
        <w:rPr>
          <w:rStyle w:val="CommentTok"/>
          <w:lang w:eastAsia="zh-CN"/>
        </w:rPr>
        <w:t>adonis</w:t>
      </w:r>
      <w:r>
        <w:rPr>
          <w:rStyle w:val="CommentTok"/>
          <w:lang w:eastAsia="zh-CN"/>
        </w:rPr>
        <w:t>检测组件差异，注意是两两检测，并且将检测结果保存到当前路径下。</w:t>
      </w:r>
      <w:r>
        <w:rPr>
          <w:lang w:eastAsia="zh-CN"/>
        </w:rPr>
        <w:br/>
      </w:r>
      <w:r>
        <w:rPr>
          <w:rStyle w:val="KeywordTok"/>
        </w:rPr>
        <w:t>beta_pcoa_stat</w:t>
      </w:r>
      <w:r>
        <w:rPr>
          <w:rStyle w:val="NormalTok"/>
        </w:rPr>
        <w:t>(d</w:t>
      </w:r>
      <w:r>
        <w:rPr>
          <w:rStyle w:val="NormalTok"/>
        </w:rPr>
        <w:t xml:space="preserve">istance_mat, metadata, </w:t>
      </w:r>
      <w:r>
        <w:rPr>
          <w:rStyle w:val="StringTok"/>
        </w:rPr>
        <w:t>"Group"</w:t>
      </w:r>
      <w:r>
        <w:rPr>
          <w:rStyle w:val="NormalTok"/>
        </w:rPr>
        <w:t xml:space="preserve">, </w:t>
      </w:r>
      <w:r>
        <w:rPr>
          <w:rStyle w:val="StringTok"/>
        </w:rPr>
        <w:t>"beta_pcoa_stat.txt"</w:t>
      </w:r>
      <w:r>
        <w:rPr>
          <w:rStyle w:val="NormalTok"/>
        </w:rPr>
        <w:t>)</w:t>
      </w:r>
    </w:p>
    <w:p w14:paraId="78401750" w14:textId="77777777" w:rsidR="00016001" w:rsidRDefault="009C70A8">
      <w:pPr>
        <w:pStyle w:val="SourceCode"/>
      </w:pPr>
      <w:r>
        <w:rPr>
          <w:rStyle w:val="VerbatimChar"/>
        </w:rPr>
        <w:t>##   sampA sampB</w:t>
      </w:r>
      <w:r>
        <w:br/>
      </w:r>
      <w:r>
        <w:rPr>
          <w:rStyle w:val="VerbatimChar"/>
        </w:rPr>
        <w:t>## 1    KO    OE</w:t>
      </w:r>
      <w:r>
        <w:br/>
      </w:r>
      <w:r>
        <w:rPr>
          <w:rStyle w:val="VerbatimChar"/>
        </w:rPr>
        <w:lastRenderedPageBreak/>
        <w:t>##   sampA sampB</w:t>
      </w:r>
      <w:r>
        <w:br/>
      </w:r>
      <w:r>
        <w:rPr>
          <w:rStyle w:val="VerbatimChar"/>
        </w:rPr>
        <w:t>## 1    KO    WT</w:t>
      </w:r>
      <w:r>
        <w:br/>
      </w:r>
      <w:r>
        <w:rPr>
          <w:rStyle w:val="VerbatimChar"/>
        </w:rPr>
        <w:t>##   sampA sampB</w:t>
      </w:r>
      <w:r>
        <w:br/>
      </w:r>
      <w:r>
        <w:rPr>
          <w:rStyle w:val="VerbatimChar"/>
        </w:rPr>
        <w:t>## 1    OE    WT</w:t>
      </w:r>
    </w:p>
    <w:p w14:paraId="4DCB430F" w14:textId="77777777" w:rsidR="00016001" w:rsidRDefault="009C70A8">
      <w:pPr>
        <w:pStyle w:val="SourceCode"/>
      </w:pPr>
      <w:r>
        <w:rPr>
          <w:rStyle w:val="CommentTok"/>
        </w:rPr>
        <w:t xml:space="preserve"># </w:t>
      </w:r>
      <w:r>
        <w:rPr>
          <w:rStyle w:val="CommentTok"/>
        </w:rPr>
        <w:t>结果文件默认见</w:t>
      </w:r>
      <w:r>
        <w:rPr>
          <w:rStyle w:val="CommentTok"/>
        </w:rPr>
        <w:t>beta_pcoa_stat.txt</w:t>
      </w:r>
      <w:r>
        <w:br/>
      </w:r>
      <w:r>
        <w:rPr>
          <w:rStyle w:val="KeywordTok"/>
        </w:rPr>
        <w:t>beta_pcoa_stat</w:t>
      </w:r>
      <w:r>
        <w:rPr>
          <w:rStyle w:val="NormalTok"/>
        </w:rPr>
        <w:t>(</w:t>
      </w:r>
      <w:r>
        <w:rPr>
          <w:rStyle w:val="DataTypeTok"/>
        </w:rPr>
        <w:t>dis_mat=</w:t>
      </w:r>
      <w:r>
        <w:rPr>
          <w:rStyle w:val="NormalTok"/>
        </w:rPr>
        <w:t xml:space="preserve">distance_mat, </w:t>
      </w:r>
      <w:r>
        <w:rPr>
          <w:rStyle w:val="DataTypeTok"/>
        </w:rPr>
        <w:t>metadata=</w:t>
      </w:r>
      <w:r>
        <w:rPr>
          <w:rStyle w:val="NormalTok"/>
        </w:rPr>
        <w:t xml:space="preserve">metadata, </w:t>
      </w:r>
      <w:r>
        <w:rPr>
          <w:rStyle w:val="DataTypeTok"/>
        </w:rPr>
        <w:t>groupID=</w:t>
      </w:r>
      <w:r>
        <w:rPr>
          <w:rStyle w:val="StringTok"/>
        </w:rPr>
        <w:t>"Group"</w:t>
      </w:r>
      <w:r>
        <w:rPr>
          <w:rStyle w:val="NormalTok"/>
        </w:rPr>
        <w:t>,</w:t>
      </w:r>
      <w:r>
        <w:rPr>
          <w:rStyle w:val="NormalTok"/>
        </w:rPr>
        <w:t xml:space="preserve"> </w:t>
      </w:r>
      <w:r>
        <w:rPr>
          <w:rStyle w:val="DataTypeTok"/>
        </w:rPr>
        <w:t>pairwise=</w:t>
      </w:r>
      <w:r>
        <w:rPr>
          <w:rStyle w:val="NormalTok"/>
        </w:rPr>
        <w:t xml:space="preserve">F, </w:t>
      </w:r>
      <w:r>
        <w:rPr>
          <w:rStyle w:val="DataTypeTok"/>
        </w:rPr>
        <w:t>pairwise_list=</w:t>
      </w:r>
      <w:r>
        <w:rPr>
          <w:rStyle w:val="StringTok"/>
        </w:rPr>
        <w:t>"../Data/Science2019/compare.txt"</w:t>
      </w:r>
      <w:r>
        <w:rPr>
          <w:rStyle w:val="NormalTok"/>
        </w:rPr>
        <w:t>)</w:t>
      </w:r>
    </w:p>
    <w:p w14:paraId="09D87EFA" w14:textId="77777777" w:rsidR="00016001" w:rsidRDefault="009C70A8">
      <w:pPr>
        <w:pStyle w:val="5"/>
        <w:rPr>
          <w:lang w:eastAsia="zh-CN"/>
        </w:rPr>
      </w:pPr>
      <w:bookmarkStart w:id="39" w:name="非度量多维尺度nmds"/>
      <w:r>
        <w:rPr>
          <w:lang w:eastAsia="zh-CN"/>
        </w:rPr>
        <w:t>非度量多维尺度</w:t>
      </w:r>
      <w:r>
        <w:rPr>
          <w:lang w:eastAsia="zh-CN"/>
        </w:rPr>
        <w:t>NMDS</w:t>
      </w:r>
      <w:bookmarkEnd w:id="39"/>
    </w:p>
    <w:p w14:paraId="518BFF35" w14:textId="77777777" w:rsidR="00016001" w:rsidRDefault="009C70A8">
      <w:pPr>
        <w:pStyle w:val="FirstParagraph"/>
        <w:rPr>
          <w:lang w:eastAsia="zh-CN"/>
        </w:rPr>
      </w:pPr>
      <w:r>
        <w:t>我们将会用到</w:t>
      </w:r>
      <w:r>
        <w:t>BetaDiv</w:t>
      </w:r>
      <w:r>
        <w:t>函数，这个函数依赖</w:t>
      </w:r>
      <w:r>
        <w:t>phyloseq</w:t>
      </w:r>
      <w:r>
        <w:t>可以计算目前主流的降维排序方法，包括</w:t>
      </w:r>
      <w:r>
        <w:t>DCA, CCA, RDA, NMDS, MDS, PCoA, PCA, LDA</w:t>
      </w:r>
      <w:r>
        <w:t>，</w:t>
      </w:r>
      <w:r>
        <w:t>t-sne</w:t>
      </w:r>
      <w:r>
        <w:t>，并且结合了群落差异分析，为大家带来相对全面的</w:t>
      </w:r>
      <w:r>
        <w:t>beta</w:t>
      </w:r>
      <w:r>
        <w:t>多样性分析。</w:t>
      </w:r>
      <w:r>
        <w:rPr>
          <w:lang w:eastAsia="zh-CN"/>
        </w:rPr>
        <w:t>我们下面以</w:t>
      </w:r>
      <w:r>
        <w:rPr>
          <w:lang w:eastAsia="zh-CN"/>
        </w:rPr>
        <w:t>NMDS</w:t>
      </w:r>
      <w:r>
        <w:rPr>
          <w:lang w:eastAsia="zh-CN"/>
        </w:rPr>
        <w:t>为例演示函数的用法。</w:t>
      </w:r>
      <w:r>
        <w:rPr>
          <w:lang w:eastAsia="zh-CN"/>
        </w:rPr>
        <w:t xml:space="preserve">?BetaDiv </w:t>
      </w:r>
      <w:r>
        <w:rPr>
          <w:lang w:eastAsia="zh-CN"/>
        </w:rPr>
        <w:t>显示帮助</w:t>
      </w:r>
    </w:p>
    <w:p w14:paraId="02CA6B8D" w14:textId="77777777" w:rsidR="00016001" w:rsidRDefault="009C70A8">
      <w:pPr>
        <w:pStyle w:val="SourceCode"/>
      </w:pPr>
      <w:r>
        <w:rPr>
          <w:rStyle w:val="CommentTok"/>
        </w:rPr>
        <w:t xml:space="preserve"># </w:t>
      </w:r>
      <w:r>
        <w:rPr>
          <w:rStyle w:val="CommentTok"/>
        </w:rPr>
        <w:t>安装</w:t>
      </w:r>
      <w:r>
        <w:rPr>
          <w:rStyle w:val="CommentTok"/>
        </w:rPr>
        <w:t>Bioconductor</w:t>
      </w:r>
      <w:r>
        <w:rPr>
          <w:rStyle w:val="CommentTok"/>
        </w:rPr>
        <w:t>的</w:t>
      </w:r>
      <w:r>
        <w:rPr>
          <w:rStyle w:val="CommentTok"/>
        </w:rPr>
        <w:t>R</w:t>
      </w:r>
      <w:r>
        <w:rPr>
          <w:rStyle w:val="CommentTok"/>
        </w:rPr>
        <w:t>包</w:t>
      </w:r>
      <w:r>
        <w:rPr>
          <w:rStyle w:val="CommentTok"/>
        </w:rPr>
        <w:t>phyloseq</w:t>
      </w:r>
      <w:r>
        <w:br/>
      </w:r>
      <w:r>
        <w:rPr>
          <w:rStyle w:val="ControlFlowTok"/>
        </w:rPr>
        <w:t>if</w:t>
      </w:r>
      <w:r>
        <w:rPr>
          <w:rStyle w:val="NormalTok"/>
        </w:rPr>
        <w:t xml:space="preserve"> (</w:t>
      </w:r>
      <w:r>
        <w:rPr>
          <w:rStyle w:val="OperatorTok"/>
        </w:rPr>
        <w:t>!</w:t>
      </w:r>
      <w:r>
        <w:rPr>
          <w:rStyle w:val="KeywordTok"/>
        </w:rPr>
        <w:t>requireNamespace</w:t>
      </w:r>
      <w:r>
        <w:rPr>
          <w:rStyle w:val="NormalTok"/>
        </w:rPr>
        <w:t>(</w:t>
      </w:r>
      <w:r>
        <w:rPr>
          <w:rStyle w:val="StringTok"/>
        </w:rPr>
        <w:t>"BiocManager"</w:t>
      </w:r>
      <w:r>
        <w:rPr>
          <w:rStyle w:val="NormalTok"/>
        </w:rPr>
        <w:t xml:space="preserve">, </w:t>
      </w:r>
      <w:r>
        <w:rPr>
          <w:rStyle w:val="DataTypeTok"/>
        </w:rPr>
        <w:t>quietly=</w:t>
      </w:r>
      <w:r>
        <w:rPr>
          <w:rStyle w:val="OtherTok"/>
        </w:rPr>
        <w:t>TRUE</w:t>
      </w:r>
      <w:r>
        <w:rPr>
          <w:rStyle w:val="NormalTok"/>
        </w:rPr>
        <w:t>))</w:t>
      </w:r>
      <w:r>
        <w:br/>
      </w:r>
      <w:r>
        <w:rPr>
          <w:rStyle w:val="NormalTok"/>
        </w:rPr>
        <w:t xml:space="preserve">    </w:t>
      </w:r>
      <w:r>
        <w:rPr>
          <w:rStyle w:val="KeywordTok"/>
        </w:rPr>
        <w:t>install.pack</w:t>
      </w:r>
      <w:r>
        <w:rPr>
          <w:rStyle w:val="KeywordTok"/>
        </w:rPr>
        <w:t>ages</w:t>
      </w:r>
      <w:r>
        <w:rPr>
          <w:rStyle w:val="NormalTok"/>
        </w:rPr>
        <w:t>(</w:t>
      </w:r>
      <w:r>
        <w:rPr>
          <w:rStyle w:val="StringTok"/>
        </w:rPr>
        <w:t>"BiocManager"</w:t>
      </w:r>
      <w:r>
        <w:rPr>
          <w:rStyle w:val="NormalTok"/>
        </w:rPr>
        <w:t>)</w:t>
      </w:r>
      <w:r>
        <w:br/>
      </w:r>
      <w:r>
        <w:rPr>
          <w:rStyle w:val="KeywordTok"/>
        </w:rPr>
        <w:t>suppressWarnings</w:t>
      </w:r>
      <w:r>
        <w:rPr>
          <w:rStyle w:val="NormalTok"/>
        </w:rPr>
        <w:t>(</w:t>
      </w:r>
      <w:r>
        <w:rPr>
          <w:rStyle w:val="KeywordTok"/>
        </w:rPr>
        <w:t>suppressMessages</w:t>
      </w:r>
      <w:r>
        <w:rPr>
          <w:rStyle w:val="NormalTok"/>
        </w:rPr>
        <w:t>(</w:t>
      </w:r>
      <w:r>
        <w:rPr>
          <w:rStyle w:val="KeywordTok"/>
        </w:rPr>
        <w:t>library</w:t>
      </w:r>
      <w:r>
        <w:rPr>
          <w:rStyle w:val="NormalTok"/>
        </w:rPr>
        <w:t>(BiocManager)))</w:t>
      </w:r>
      <w:r>
        <w:br/>
      </w:r>
      <w:r>
        <w:rPr>
          <w:rStyle w:val="ControlFlowTok"/>
        </w:rPr>
        <w:t>if</w:t>
      </w:r>
      <w:r>
        <w:rPr>
          <w:rStyle w:val="NormalTok"/>
        </w:rPr>
        <w:t xml:space="preserve"> (</w:t>
      </w:r>
      <w:r>
        <w:rPr>
          <w:rStyle w:val="OperatorTok"/>
        </w:rPr>
        <w:t>!</w:t>
      </w:r>
      <w:r>
        <w:rPr>
          <w:rStyle w:val="KeywordTok"/>
        </w:rPr>
        <w:t>requireNamespace</w:t>
      </w:r>
      <w:r>
        <w:rPr>
          <w:rStyle w:val="NormalTok"/>
        </w:rPr>
        <w:t>(</w:t>
      </w:r>
      <w:r>
        <w:rPr>
          <w:rStyle w:val="StringTok"/>
        </w:rPr>
        <w:t>"phyloseq"</w:t>
      </w:r>
      <w:r>
        <w:rPr>
          <w:rStyle w:val="NormalTok"/>
        </w:rPr>
        <w:t xml:space="preserve">, </w:t>
      </w:r>
      <w:r>
        <w:rPr>
          <w:rStyle w:val="DataTypeTok"/>
        </w:rPr>
        <w:t>quietly=</w:t>
      </w:r>
      <w:r>
        <w:rPr>
          <w:rStyle w:val="OtherTok"/>
        </w:rPr>
        <w:t>TRUE</w:t>
      </w:r>
      <w:r>
        <w:rPr>
          <w:rStyle w:val="NormalTok"/>
        </w:rPr>
        <w:t>))</w:t>
      </w:r>
      <w:r>
        <w:br/>
      </w:r>
      <w:r>
        <w:rPr>
          <w:rStyle w:val="NormalTok"/>
        </w:rPr>
        <w:t xml:space="preserve">    BiocManager</w:t>
      </w:r>
      <w:r>
        <w:rPr>
          <w:rStyle w:val="OperatorTok"/>
        </w:rPr>
        <w:t>::</w:t>
      </w:r>
      <w:r>
        <w:rPr>
          <w:rStyle w:val="KeywordTok"/>
        </w:rPr>
        <w:t>install</w:t>
      </w:r>
      <w:r>
        <w:rPr>
          <w:rStyle w:val="NormalTok"/>
        </w:rPr>
        <w:t>(</w:t>
      </w:r>
      <w:r>
        <w:rPr>
          <w:rStyle w:val="StringTok"/>
        </w:rPr>
        <w:t>"phyloseq"</w:t>
      </w:r>
      <w:r>
        <w:rPr>
          <w:rStyle w:val="NormalTok"/>
        </w:rPr>
        <w:t>)</w:t>
      </w:r>
      <w:r>
        <w:br/>
      </w:r>
      <w:r>
        <w:rPr>
          <w:rStyle w:val="KeywordTok"/>
        </w:rPr>
        <w:t>library</w:t>
      </w:r>
      <w:r>
        <w:rPr>
          <w:rStyle w:val="NormalTok"/>
        </w:rPr>
        <w:t>(phyloseq)</w:t>
      </w:r>
      <w:r>
        <w:br/>
      </w:r>
      <w:r>
        <w:br/>
      </w:r>
      <w:r>
        <w:rPr>
          <w:rStyle w:val="CommentTok"/>
        </w:rPr>
        <w:t xml:space="preserve"># </w:t>
      </w:r>
      <w:r>
        <w:rPr>
          <w:rStyle w:val="CommentTok"/>
        </w:rPr>
        <w:t>输入抽平标准化的特征表、元数据、分组列名、距离类型、降维和统计方法</w:t>
      </w:r>
      <w:r>
        <w:br/>
      </w:r>
      <w:r>
        <w:rPr>
          <w:rStyle w:val="NormalTok"/>
        </w:rPr>
        <w:t>result=</w:t>
      </w:r>
      <w:r>
        <w:rPr>
          <w:rStyle w:val="KeywordTok"/>
        </w:rPr>
        <w:t>BetaDiv</w:t>
      </w:r>
      <w:r>
        <w:rPr>
          <w:rStyle w:val="NormalTok"/>
        </w:rPr>
        <w:t>(</w:t>
      </w:r>
      <w:r>
        <w:rPr>
          <w:rStyle w:val="DataTypeTok"/>
        </w:rPr>
        <w:t>otu=</w:t>
      </w:r>
      <w:r>
        <w:rPr>
          <w:rStyle w:val="NormalTok"/>
        </w:rPr>
        <w:t xml:space="preserve">otutab_rare, </w:t>
      </w:r>
      <w:r>
        <w:rPr>
          <w:rStyle w:val="DataTypeTok"/>
        </w:rPr>
        <w:t>map=</w:t>
      </w:r>
      <w:r>
        <w:rPr>
          <w:rStyle w:val="NormalTok"/>
        </w:rPr>
        <w:t xml:space="preserve">metadata, </w:t>
      </w:r>
      <w:r>
        <w:rPr>
          <w:rStyle w:val="DataTypeTok"/>
        </w:rPr>
        <w:t>group=</w:t>
      </w:r>
      <w:r>
        <w:rPr>
          <w:rStyle w:val="StringTok"/>
        </w:rPr>
        <w:t>"Group"</w:t>
      </w:r>
      <w:r>
        <w:rPr>
          <w:rStyle w:val="NormalTok"/>
        </w:rPr>
        <w:t xml:space="preserve">, </w:t>
      </w:r>
      <w:r>
        <w:br/>
      </w:r>
      <w:r>
        <w:rPr>
          <w:rStyle w:val="NormalTok"/>
        </w:rPr>
        <w:t xml:space="preserve">                 </w:t>
      </w:r>
      <w:r>
        <w:rPr>
          <w:rStyle w:val="DataTypeTok"/>
        </w:rPr>
        <w:t>dist=</w:t>
      </w:r>
      <w:r>
        <w:rPr>
          <w:rStyle w:val="StringTok"/>
        </w:rPr>
        <w:t>"bray"</w:t>
      </w:r>
      <w:r>
        <w:rPr>
          <w:rStyle w:val="NormalTok"/>
        </w:rPr>
        <w:t xml:space="preserve">, </w:t>
      </w:r>
      <w:r>
        <w:rPr>
          <w:rStyle w:val="DataTypeTok"/>
        </w:rPr>
        <w:t>method=</w:t>
      </w:r>
      <w:r>
        <w:rPr>
          <w:rStyle w:val="StringTok"/>
        </w:rPr>
        <w:t>"NMDS"</w:t>
      </w:r>
      <w:r>
        <w:rPr>
          <w:rStyle w:val="NormalTok"/>
        </w:rPr>
        <w:t xml:space="preserve">, </w:t>
      </w:r>
      <w:r>
        <w:rPr>
          <w:rStyle w:val="DataTypeTok"/>
        </w:rPr>
        <w:t>Micromet=</w:t>
      </w:r>
      <w:r>
        <w:rPr>
          <w:rStyle w:val="StringTok"/>
        </w:rPr>
        <w:t>"adonis"</w:t>
      </w:r>
      <w:r>
        <w:rPr>
          <w:rStyle w:val="NormalTok"/>
        </w:rPr>
        <w:t>)</w:t>
      </w:r>
    </w:p>
    <w:p w14:paraId="2A8CA4CA" w14:textId="77777777" w:rsidR="00016001" w:rsidRDefault="009C70A8">
      <w:pPr>
        <w:pStyle w:val="SourceCode"/>
      </w:pPr>
      <w:r>
        <w:rPr>
          <w:rStyle w:val="VerbatimChar"/>
        </w:rPr>
        <w:t xml:space="preserve">## Run 0 stress 0.1251324 </w:t>
      </w:r>
      <w:r>
        <w:br/>
      </w:r>
      <w:r>
        <w:rPr>
          <w:rStyle w:val="VerbatimChar"/>
        </w:rPr>
        <w:t xml:space="preserve">## Run 1 stress 0.1251329 </w:t>
      </w:r>
      <w:r>
        <w:br/>
      </w:r>
      <w:r>
        <w:rPr>
          <w:rStyle w:val="VerbatimChar"/>
        </w:rPr>
        <w:t xml:space="preserve">## ... Procrustes: rmse 0.0009281234  max resid 0.002512039 </w:t>
      </w:r>
      <w:r>
        <w:br/>
      </w:r>
      <w:r>
        <w:rPr>
          <w:rStyle w:val="VerbatimChar"/>
        </w:rPr>
        <w:t>## ... Similar to previous best</w:t>
      </w:r>
      <w:r>
        <w:br/>
      </w:r>
      <w:r>
        <w:rPr>
          <w:rStyle w:val="VerbatimChar"/>
        </w:rPr>
        <w:t>##</w:t>
      </w:r>
      <w:r>
        <w:rPr>
          <w:rStyle w:val="VerbatimChar"/>
        </w:rPr>
        <w:t xml:space="preserve"> Run 2 stress 0.1307521 </w:t>
      </w:r>
      <w:r>
        <w:br/>
      </w:r>
      <w:r>
        <w:rPr>
          <w:rStyle w:val="VerbatimChar"/>
        </w:rPr>
        <w:t xml:space="preserve">## Run 3 stress 0.1504107 </w:t>
      </w:r>
      <w:r>
        <w:br/>
      </w:r>
      <w:r>
        <w:rPr>
          <w:rStyle w:val="VerbatimChar"/>
        </w:rPr>
        <w:t xml:space="preserve">## Run 4 stress 0.1262059 </w:t>
      </w:r>
      <w:r>
        <w:br/>
      </w:r>
      <w:r>
        <w:rPr>
          <w:rStyle w:val="VerbatimChar"/>
        </w:rPr>
        <w:t xml:space="preserve">## Run 5 stress 0.1251332 </w:t>
      </w:r>
      <w:r>
        <w:br/>
      </w:r>
      <w:r>
        <w:rPr>
          <w:rStyle w:val="VerbatimChar"/>
        </w:rPr>
        <w:t xml:space="preserve">## ... Procrustes: rmse 0.0002768896  max resid 0.0007057845 </w:t>
      </w:r>
      <w:r>
        <w:br/>
      </w:r>
      <w:r>
        <w:rPr>
          <w:rStyle w:val="VerbatimChar"/>
        </w:rPr>
        <w:t>## ... Similar to previous best</w:t>
      </w:r>
      <w:r>
        <w:br/>
      </w:r>
      <w:r>
        <w:rPr>
          <w:rStyle w:val="VerbatimChar"/>
        </w:rPr>
        <w:t xml:space="preserve">## Run 6 stress 0.1252244 </w:t>
      </w:r>
      <w:r>
        <w:br/>
      </w:r>
      <w:r>
        <w:rPr>
          <w:rStyle w:val="VerbatimChar"/>
        </w:rPr>
        <w:t>## ... Procrustes: rmse 0.030</w:t>
      </w:r>
      <w:r>
        <w:rPr>
          <w:rStyle w:val="VerbatimChar"/>
        </w:rPr>
        <w:t xml:space="preserve">78289  max resid 0.1133814 </w:t>
      </w:r>
      <w:r>
        <w:br/>
      </w:r>
      <w:r>
        <w:rPr>
          <w:rStyle w:val="VerbatimChar"/>
        </w:rPr>
        <w:t xml:space="preserve">## Run 7 stress 0.1576883 </w:t>
      </w:r>
      <w:r>
        <w:br/>
      </w:r>
      <w:r>
        <w:rPr>
          <w:rStyle w:val="VerbatimChar"/>
        </w:rPr>
        <w:t xml:space="preserve">## Run 8 stress 0.14975 </w:t>
      </w:r>
      <w:r>
        <w:br/>
      </w:r>
      <w:r>
        <w:rPr>
          <w:rStyle w:val="VerbatimChar"/>
        </w:rPr>
        <w:t xml:space="preserve">## Run 9 stress 0.1477859 </w:t>
      </w:r>
      <w:r>
        <w:br/>
      </w:r>
      <w:r>
        <w:rPr>
          <w:rStyle w:val="VerbatimChar"/>
        </w:rPr>
        <w:t xml:space="preserve">## Run 10 stress 0.1356146 </w:t>
      </w:r>
      <w:r>
        <w:br/>
      </w:r>
      <w:r>
        <w:rPr>
          <w:rStyle w:val="VerbatimChar"/>
        </w:rPr>
        <w:t xml:space="preserve">## Run 11 stress 0.1317367 </w:t>
      </w:r>
      <w:r>
        <w:br/>
      </w:r>
      <w:r>
        <w:rPr>
          <w:rStyle w:val="VerbatimChar"/>
        </w:rPr>
        <w:t xml:space="preserve">## Run 12 stress 0.1307521 </w:t>
      </w:r>
      <w:r>
        <w:br/>
      </w:r>
      <w:r>
        <w:rPr>
          <w:rStyle w:val="VerbatimChar"/>
        </w:rPr>
        <w:t xml:space="preserve">## Run 13 stress 0.1262056 </w:t>
      </w:r>
      <w:r>
        <w:br/>
      </w:r>
      <w:r>
        <w:rPr>
          <w:rStyle w:val="VerbatimChar"/>
        </w:rPr>
        <w:t xml:space="preserve">## Run 14 stress 0.1449864 </w:t>
      </w:r>
      <w:r>
        <w:br/>
      </w:r>
      <w:r>
        <w:rPr>
          <w:rStyle w:val="VerbatimChar"/>
        </w:rPr>
        <w:t>## Run 15</w:t>
      </w:r>
      <w:r>
        <w:rPr>
          <w:rStyle w:val="VerbatimChar"/>
        </w:rPr>
        <w:t xml:space="preserve"> stress 0.1252244 </w:t>
      </w:r>
      <w:r>
        <w:br/>
      </w:r>
      <w:r>
        <w:rPr>
          <w:rStyle w:val="VerbatimChar"/>
        </w:rPr>
        <w:t xml:space="preserve">## ... Procrustes: rmse 0.03078725  max resid 0.1133823 </w:t>
      </w:r>
      <w:r>
        <w:br/>
      </w:r>
      <w:r>
        <w:rPr>
          <w:rStyle w:val="VerbatimChar"/>
        </w:rPr>
        <w:lastRenderedPageBreak/>
        <w:t xml:space="preserve">## Run 16 stress 0.144549 </w:t>
      </w:r>
      <w:r>
        <w:br/>
      </w:r>
      <w:r>
        <w:rPr>
          <w:rStyle w:val="VerbatimChar"/>
        </w:rPr>
        <w:t xml:space="preserve">## Run 17 stress 0.1449864 </w:t>
      </w:r>
      <w:r>
        <w:br/>
      </w:r>
      <w:r>
        <w:rPr>
          <w:rStyle w:val="VerbatimChar"/>
        </w:rPr>
        <w:t xml:space="preserve">## Run 18 stress 0.1356148 </w:t>
      </w:r>
      <w:r>
        <w:br/>
      </w:r>
      <w:r>
        <w:rPr>
          <w:rStyle w:val="VerbatimChar"/>
        </w:rPr>
        <w:t xml:space="preserve">## Run 19 stress 0.1307575 </w:t>
      </w:r>
      <w:r>
        <w:br/>
      </w:r>
      <w:r>
        <w:rPr>
          <w:rStyle w:val="VerbatimChar"/>
        </w:rPr>
        <w:t xml:space="preserve">## Run 20 stress 0.1307522 </w:t>
      </w:r>
      <w:r>
        <w:br/>
      </w:r>
      <w:r>
        <w:rPr>
          <w:rStyle w:val="VerbatimChar"/>
        </w:rPr>
        <w:t>## *** Solution reached</w:t>
      </w:r>
    </w:p>
    <w:p w14:paraId="709AA56F" w14:textId="77777777" w:rsidR="00016001" w:rsidRDefault="009C70A8">
      <w:pPr>
        <w:pStyle w:val="SourceCode"/>
        <w:rPr>
          <w:lang w:eastAsia="zh-CN"/>
        </w:rPr>
      </w:pPr>
      <w:r>
        <w:rPr>
          <w:rStyle w:val="CommentTok"/>
          <w:lang w:eastAsia="zh-CN"/>
        </w:rPr>
        <w:t xml:space="preserve"># </w:t>
      </w:r>
      <w:r>
        <w:rPr>
          <w:rStyle w:val="CommentTok"/>
          <w:lang w:eastAsia="zh-CN"/>
        </w:rPr>
        <w:t>返回结果列表：标准图，数据，标</w:t>
      </w:r>
      <w:r>
        <w:rPr>
          <w:rStyle w:val="CommentTok"/>
          <w:lang w:eastAsia="zh-CN"/>
        </w:rPr>
        <w:t>签图，成对比较结果，整体结果</w:t>
      </w:r>
      <w:r>
        <w:rPr>
          <w:lang w:eastAsia="zh-CN"/>
        </w:rPr>
        <w:br/>
      </w:r>
      <w:r>
        <w:rPr>
          <w:lang w:eastAsia="zh-CN"/>
        </w:rPr>
        <w:br/>
      </w:r>
      <w:r>
        <w:rPr>
          <w:rStyle w:val="CommentTok"/>
          <w:lang w:eastAsia="zh-CN"/>
        </w:rPr>
        <w:t>#</w:t>
      </w:r>
      <w:r>
        <w:rPr>
          <w:rStyle w:val="CommentTok"/>
          <w:lang w:eastAsia="zh-CN"/>
        </w:rPr>
        <w:t>提取排序散点图</w:t>
      </w:r>
      <w:r>
        <w:rPr>
          <w:rStyle w:val="CommentTok"/>
          <w:lang w:eastAsia="zh-CN"/>
        </w:rPr>
        <w:t>(</w:t>
      </w:r>
      <w:r>
        <w:rPr>
          <w:rStyle w:val="CommentTok"/>
          <w:lang w:eastAsia="zh-CN"/>
        </w:rPr>
        <w:t>结果列表中的</w:t>
      </w:r>
      <w:r>
        <w:rPr>
          <w:rStyle w:val="CommentTok"/>
          <w:lang w:eastAsia="zh-CN"/>
        </w:rPr>
        <w:t>1)</w:t>
      </w:r>
      <w:r>
        <w:rPr>
          <w:lang w:eastAsia="zh-CN"/>
        </w:rPr>
        <w:br/>
      </w:r>
      <w:r>
        <w:rPr>
          <w:rStyle w:val="NormalTok"/>
          <w:lang w:eastAsia="zh-CN"/>
        </w:rPr>
        <w:t>(</w:t>
      </w:r>
      <w:r>
        <w:rPr>
          <w:rStyle w:val="DataTypeTok"/>
          <w:lang w:eastAsia="zh-CN"/>
        </w:rPr>
        <w:t>p=</w:t>
      </w:r>
      <w:r>
        <w:rPr>
          <w:rStyle w:val="NormalTok"/>
          <w:lang w:eastAsia="zh-CN"/>
        </w:rPr>
        <w:t>result[[</w:t>
      </w:r>
      <w:r>
        <w:rPr>
          <w:rStyle w:val="DecValTok"/>
          <w:lang w:eastAsia="zh-CN"/>
        </w:rPr>
        <w:t>1</w:t>
      </w:r>
      <w:r>
        <w:rPr>
          <w:rStyle w:val="NormalTok"/>
          <w:lang w:eastAsia="zh-CN"/>
        </w:rPr>
        <w:t>]])</w:t>
      </w:r>
    </w:p>
    <w:p w14:paraId="77C9922D" w14:textId="77777777" w:rsidR="00016001" w:rsidRDefault="009C70A8">
      <w:pPr>
        <w:pStyle w:val="FirstParagraph"/>
      </w:pPr>
      <w:r>
        <w:rPr>
          <w:noProof/>
        </w:rPr>
        <w:drawing>
          <wp:inline distT="0" distB="0" distL="0" distR="0" wp14:anchorId="595A80C0" wp14:editId="000A29A2">
            <wp:extent cx="5334000" cy="333375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BetaDivPCoA_NMDS_files/figure-docx/NMDS-1.png"/>
                    <pic:cNvPicPr>
                      <a:picLocks noChangeAspect="1" noChangeArrowheads="1"/>
                    </pic:cNvPicPr>
                  </pic:nvPicPr>
                  <pic:blipFill>
                    <a:blip r:embed="rId29"/>
                    <a:stretch>
                      <a:fillRect/>
                    </a:stretch>
                  </pic:blipFill>
                  <pic:spPr bwMode="auto">
                    <a:xfrm>
                      <a:off x="0" y="0"/>
                      <a:ext cx="5334000" cy="3333750"/>
                    </a:xfrm>
                    <a:prstGeom prst="rect">
                      <a:avLst/>
                    </a:prstGeom>
                    <a:noFill/>
                    <a:ln w="9525">
                      <a:noFill/>
                      <a:headEnd/>
                      <a:tailEnd/>
                    </a:ln>
                  </pic:spPr>
                </pic:pic>
              </a:graphicData>
            </a:graphic>
          </wp:inline>
        </w:drawing>
      </w:r>
    </w:p>
    <w:p w14:paraId="0AF9B61F" w14:textId="77777777" w:rsidR="00016001" w:rsidRDefault="009C70A8">
      <w:pPr>
        <w:pStyle w:val="SourceCode"/>
      </w:pPr>
      <w:r>
        <w:rPr>
          <w:rStyle w:val="KeywordTok"/>
        </w:rPr>
        <w:t>ggsave</w:t>
      </w:r>
      <w:r>
        <w:rPr>
          <w:rStyle w:val="NormalTok"/>
        </w:rPr>
        <w:t>(</w:t>
      </w:r>
      <w:r>
        <w:rPr>
          <w:rStyle w:val="KeywordTok"/>
        </w:rPr>
        <w:t>paste0</w:t>
      </w:r>
      <w:r>
        <w:rPr>
          <w:rStyle w:val="NormalTok"/>
        </w:rPr>
        <w:t>(</w:t>
      </w:r>
      <w:r>
        <w:rPr>
          <w:rStyle w:val="StringTok"/>
        </w:rPr>
        <w:t>"p3.NMDS.bray.jpg"</w:t>
      </w:r>
      <w:r>
        <w:rPr>
          <w:rStyle w:val="NormalTok"/>
        </w:rPr>
        <w:t xml:space="preserve">), p, </w:t>
      </w:r>
      <w:r>
        <w:rPr>
          <w:rStyle w:val="DataTypeTok"/>
        </w:rPr>
        <w:t>width=</w:t>
      </w:r>
      <w:r>
        <w:rPr>
          <w:rStyle w:val="DecValTok"/>
        </w:rPr>
        <w:t>89</w:t>
      </w:r>
      <w:r>
        <w:rPr>
          <w:rStyle w:val="NormalTok"/>
        </w:rPr>
        <w:t xml:space="preserve">, </w:t>
      </w:r>
      <w:r>
        <w:rPr>
          <w:rStyle w:val="DataTypeTok"/>
        </w:rPr>
        <w:t>height=</w:t>
      </w:r>
      <w:r>
        <w:rPr>
          <w:rStyle w:val="DecValTok"/>
        </w:rPr>
        <w:t>56</w:t>
      </w:r>
      <w:r>
        <w:rPr>
          <w:rStyle w:val="NormalTok"/>
        </w:rPr>
        <w:t xml:space="preserve">, </w:t>
      </w:r>
      <w:r>
        <w:rPr>
          <w:rStyle w:val="DataTypeTok"/>
        </w:rPr>
        <w:t>units=</w:t>
      </w:r>
      <w:r>
        <w:rPr>
          <w:rStyle w:val="StringTok"/>
        </w:rPr>
        <w:t>"mm"</w:t>
      </w:r>
      <w:r>
        <w:rPr>
          <w:rStyle w:val="NormalTok"/>
        </w:rPr>
        <w:t>)</w:t>
      </w:r>
      <w:r>
        <w:br/>
      </w:r>
      <w:r>
        <w:rPr>
          <w:rStyle w:val="KeywordTok"/>
        </w:rPr>
        <w:t>ggsave</w:t>
      </w:r>
      <w:r>
        <w:rPr>
          <w:rStyle w:val="NormalTok"/>
        </w:rPr>
        <w:t>(</w:t>
      </w:r>
      <w:r>
        <w:rPr>
          <w:rStyle w:val="KeywordTok"/>
        </w:rPr>
        <w:t>paste0</w:t>
      </w:r>
      <w:r>
        <w:rPr>
          <w:rStyle w:val="NormalTok"/>
        </w:rPr>
        <w:t>(</w:t>
      </w:r>
      <w:r>
        <w:rPr>
          <w:rStyle w:val="StringTok"/>
        </w:rPr>
        <w:t>"p3.NMDS.bray.pdf"</w:t>
      </w:r>
      <w:r>
        <w:rPr>
          <w:rStyle w:val="NormalTok"/>
        </w:rPr>
        <w:t xml:space="preserve">), p, </w:t>
      </w:r>
      <w:r>
        <w:rPr>
          <w:rStyle w:val="DataTypeTok"/>
        </w:rPr>
        <w:t>width=</w:t>
      </w:r>
      <w:r>
        <w:rPr>
          <w:rStyle w:val="DecValTok"/>
        </w:rPr>
        <w:t>89</w:t>
      </w:r>
      <w:r>
        <w:rPr>
          <w:rStyle w:val="NormalTok"/>
        </w:rPr>
        <w:t xml:space="preserve">, </w:t>
      </w:r>
      <w:r>
        <w:rPr>
          <w:rStyle w:val="DataTypeTok"/>
        </w:rPr>
        <w:t>height=</w:t>
      </w:r>
      <w:r>
        <w:rPr>
          <w:rStyle w:val="DecValTok"/>
        </w:rPr>
        <w:t>56</w:t>
      </w:r>
      <w:r>
        <w:rPr>
          <w:rStyle w:val="NormalTok"/>
        </w:rPr>
        <w:t xml:space="preserve">, </w:t>
      </w:r>
      <w:r>
        <w:rPr>
          <w:rStyle w:val="DataTypeTok"/>
        </w:rPr>
        <w:t>units=</w:t>
      </w:r>
      <w:r>
        <w:rPr>
          <w:rStyle w:val="StringTok"/>
        </w:rPr>
        <w:t>"mm"</w:t>
      </w:r>
      <w:r>
        <w:rPr>
          <w:rStyle w:val="NormalTok"/>
        </w:rPr>
        <w:t>)</w:t>
      </w:r>
    </w:p>
    <w:p w14:paraId="28CC7AC9" w14:textId="77777777" w:rsidR="00016001" w:rsidRDefault="009C70A8">
      <w:pPr>
        <w:pStyle w:val="FirstParagraph"/>
        <w:rPr>
          <w:lang w:eastAsia="zh-CN"/>
        </w:rPr>
      </w:pPr>
      <w:r>
        <w:rPr>
          <w:lang w:eastAsia="zh-CN"/>
        </w:rPr>
        <w:t>图</w:t>
      </w:r>
      <w:r>
        <w:rPr>
          <w:lang w:eastAsia="zh-CN"/>
        </w:rPr>
        <w:t>3. NMDS</w:t>
      </w:r>
      <w:r>
        <w:rPr>
          <w:lang w:eastAsia="zh-CN"/>
        </w:rPr>
        <w:t>分析样本微生物群落结构，按组着色，</w:t>
      </w:r>
      <w:r>
        <w:rPr>
          <w:lang w:eastAsia="zh-CN"/>
        </w:rPr>
        <w:t>stress</w:t>
      </w:r>
      <w:r>
        <w:rPr>
          <w:lang w:eastAsia="zh-CN"/>
        </w:rPr>
        <w:t>值显示于左上角。</w:t>
      </w:r>
    </w:p>
    <w:p w14:paraId="478F3B59" w14:textId="77777777" w:rsidR="00016001" w:rsidRDefault="009C70A8">
      <w:pPr>
        <w:pStyle w:val="SourceCode"/>
      </w:pPr>
      <w:r>
        <w:rPr>
          <w:rStyle w:val="CommentTok"/>
        </w:rPr>
        <w:t xml:space="preserve"># </w:t>
      </w:r>
      <w:r>
        <w:rPr>
          <w:rStyle w:val="CommentTok"/>
        </w:rPr>
        <w:t>提取出图坐标</w:t>
      </w:r>
      <w:r>
        <w:br/>
      </w:r>
      <w:r>
        <w:rPr>
          <w:rStyle w:val="NormalTok"/>
        </w:rPr>
        <w:t>plotdata=result[[</w:t>
      </w:r>
      <w:r>
        <w:rPr>
          <w:rStyle w:val="DecValTok"/>
        </w:rPr>
        <w:t>2</w:t>
      </w:r>
      <w:r>
        <w:rPr>
          <w:rStyle w:val="NormalTok"/>
        </w:rPr>
        <w:t>]]</w:t>
      </w:r>
      <w:r>
        <w:br/>
      </w:r>
      <w:r>
        <w:rPr>
          <w:rStyle w:val="NormalTok"/>
        </w:rPr>
        <w:t>plotdata[</w:t>
      </w:r>
      <w:r>
        <w:rPr>
          <w:rStyle w:val="DecValTok"/>
        </w:rPr>
        <w:t>1</w:t>
      </w:r>
      <w:r>
        <w:rPr>
          <w:rStyle w:val="OperatorTok"/>
        </w:rPr>
        <w:t>:</w:t>
      </w:r>
      <w:r>
        <w:rPr>
          <w:rStyle w:val="DecValTok"/>
        </w:rPr>
        <w:t>3</w:t>
      </w:r>
      <w:r>
        <w:rPr>
          <w:rStyle w:val="NormalTok"/>
        </w:rPr>
        <w:t>,</w:t>
      </w:r>
      <w:r>
        <w:rPr>
          <w:rStyle w:val="DecValTok"/>
        </w:rPr>
        <w:t>1</w:t>
      </w:r>
      <w:r>
        <w:rPr>
          <w:rStyle w:val="OperatorTok"/>
        </w:rPr>
        <w:t>:</w:t>
      </w:r>
      <w:r>
        <w:rPr>
          <w:rStyle w:val="DecValTok"/>
        </w:rPr>
        <w:t>3</w:t>
      </w:r>
      <w:r>
        <w:rPr>
          <w:rStyle w:val="NormalTok"/>
        </w:rPr>
        <w:t>]</w:t>
      </w:r>
    </w:p>
    <w:p w14:paraId="5CE4A65D" w14:textId="77777777" w:rsidR="00016001" w:rsidRDefault="009C70A8">
      <w:pPr>
        <w:pStyle w:val="SourceCode"/>
      </w:pPr>
      <w:r>
        <w:rPr>
          <w:rStyle w:val="VerbatimChar"/>
        </w:rPr>
        <w:t>##               x           y Group</w:t>
      </w:r>
      <w:r>
        <w:br/>
      </w:r>
      <w:r>
        <w:rPr>
          <w:rStyle w:val="VerbatimChar"/>
        </w:rPr>
        <w:t>## KO1 -0.05950577 -0.04986277    KO</w:t>
      </w:r>
      <w:r>
        <w:br/>
      </w:r>
      <w:r>
        <w:rPr>
          <w:rStyle w:val="VerbatimChar"/>
        </w:rPr>
        <w:t>## KO2  0.04101683 -0.13349743    KO</w:t>
      </w:r>
      <w:r>
        <w:br/>
      </w:r>
      <w:r>
        <w:rPr>
          <w:rStyle w:val="VerbatimChar"/>
        </w:rPr>
        <w:t>## KO3 -0.22206568 -0.15624702    KO</w:t>
      </w:r>
    </w:p>
    <w:p w14:paraId="4ACF203E" w14:textId="77777777" w:rsidR="00016001" w:rsidRDefault="009C70A8">
      <w:pPr>
        <w:pStyle w:val="SourceCode"/>
      </w:pPr>
      <w:r>
        <w:rPr>
          <w:rStyle w:val="CommentTok"/>
        </w:rPr>
        <w:t xml:space="preserve"># </w:t>
      </w:r>
      <w:r>
        <w:rPr>
          <w:rStyle w:val="CommentTok"/>
        </w:rPr>
        <w:t>提取带标签排序散点图</w:t>
      </w:r>
      <w:r>
        <w:br/>
      </w:r>
      <w:r>
        <w:rPr>
          <w:rStyle w:val="NormalTok"/>
        </w:rPr>
        <w:t>(</w:t>
      </w:r>
      <w:r>
        <w:rPr>
          <w:rStyle w:val="DataTypeTok"/>
        </w:rPr>
        <w:t>p=</w:t>
      </w:r>
      <w:r>
        <w:rPr>
          <w:rStyle w:val="NormalTok"/>
        </w:rPr>
        <w:t>resu</w:t>
      </w:r>
      <w:r>
        <w:rPr>
          <w:rStyle w:val="NormalTok"/>
        </w:rPr>
        <w:t>lt[[</w:t>
      </w:r>
      <w:r>
        <w:rPr>
          <w:rStyle w:val="DecValTok"/>
        </w:rPr>
        <w:t>3</w:t>
      </w:r>
      <w:r>
        <w:rPr>
          <w:rStyle w:val="NormalTok"/>
        </w:rPr>
        <w:t>]])</w:t>
      </w:r>
    </w:p>
    <w:p w14:paraId="0714B7EE" w14:textId="77777777" w:rsidR="00016001" w:rsidRDefault="009C70A8">
      <w:pPr>
        <w:pStyle w:val="FirstParagraph"/>
      </w:pPr>
      <w:r>
        <w:rPr>
          <w:noProof/>
        </w:rPr>
        <w:lastRenderedPageBreak/>
        <w:drawing>
          <wp:inline distT="0" distB="0" distL="0" distR="0" wp14:anchorId="20EBE433" wp14:editId="149E42C9">
            <wp:extent cx="5334000" cy="333375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BetaDivPCoA_NMDS_files/figure-docx/unnamed-chunk-3-1.png"/>
                    <pic:cNvPicPr>
                      <a:picLocks noChangeAspect="1" noChangeArrowheads="1"/>
                    </pic:cNvPicPr>
                  </pic:nvPicPr>
                  <pic:blipFill>
                    <a:blip r:embed="rId30"/>
                    <a:stretch>
                      <a:fillRect/>
                    </a:stretch>
                  </pic:blipFill>
                  <pic:spPr bwMode="auto">
                    <a:xfrm>
                      <a:off x="0" y="0"/>
                      <a:ext cx="5334000" cy="3333750"/>
                    </a:xfrm>
                    <a:prstGeom prst="rect">
                      <a:avLst/>
                    </a:prstGeom>
                    <a:noFill/>
                    <a:ln w="9525">
                      <a:noFill/>
                      <a:headEnd/>
                      <a:tailEnd/>
                    </a:ln>
                  </pic:spPr>
                </pic:pic>
              </a:graphicData>
            </a:graphic>
          </wp:inline>
        </w:drawing>
      </w:r>
    </w:p>
    <w:p w14:paraId="40E0CAED" w14:textId="77777777" w:rsidR="00016001" w:rsidRDefault="009C70A8">
      <w:pPr>
        <w:pStyle w:val="SourceCode"/>
      </w:pPr>
      <w:r>
        <w:rPr>
          <w:rStyle w:val="KeywordTok"/>
        </w:rPr>
        <w:t>ggsave</w:t>
      </w:r>
      <w:r>
        <w:rPr>
          <w:rStyle w:val="NormalTok"/>
        </w:rPr>
        <w:t>(</w:t>
      </w:r>
      <w:r>
        <w:rPr>
          <w:rStyle w:val="KeywordTok"/>
        </w:rPr>
        <w:t>paste0</w:t>
      </w:r>
      <w:r>
        <w:rPr>
          <w:rStyle w:val="NormalTok"/>
        </w:rPr>
        <w:t>(</w:t>
      </w:r>
      <w:r>
        <w:rPr>
          <w:rStyle w:val="StringTok"/>
        </w:rPr>
        <w:t>"p4.NMDS.bray.label.jpg"</w:t>
      </w:r>
      <w:r>
        <w:rPr>
          <w:rStyle w:val="NormalTok"/>
        </w:rPr>
        <w:t xml:space="preserve">), p, </w:t>
      </w:r>
      <w:r>
        <w:rPr>
          <w:rStyle w:val="DataTypeTok"/>
        </w:rPr>
        <w:t>width=</w:t>
      </w:r>
      <w:r>
        <w:rPr>
          <w:rStyle w:val="DecValTok"/>
        </w:rPr>
        <w:t>89</w:t>
      </w:r>
      <w:r>
        <w:rPr>
          <w:rStyle w:val="NormalTok"/>
        </w:rPr>
        <w:t xml:space="preserve">, </w:t>
      </w:r>
      <w:r>
        <w:rPr>
          <w:rStyle w:val="DataTypeTok"/>
        </w:rPr>
        <w:t>height=</w:t>
      </w:r>
      <w:r>
        <w:rPr>
          <w:rStyle w:val="DecValTok"/>
        </w:rPr>
        <w:t>56</w:t>
      </w:r>
      <w:r>
        <w:rPr>
          <w:rStyle w:val="NormalTok"/>
        </w:rPr>
        <w:t xml:space="preserve">, </w:t>
      </w:r>
      <w:r>
        <w:rPr>
          <w:rStyle w:val="DataTypeTok"/>
        </w:rPr>
        <w:t>units=</w:t>
      </w:r>
      <w:r>
        <w:rPr>
          <w:rStyle w:val="StringTok"/>
        </w:rPr>
        <w:t>"mm"</w:t>
      </w:r>
      <w:r>
        <w:rPr>
          <w:rStyle w:val="NormalTok"/>
        </w:rPr>
        <w:t>)</w:t>
      </w:r>
      <w:r>
        <w:br/>
      </w:r>
      <w:r>
        <w:rPr>
          <w:rStyle w:val="KeywordTok"/>
        </w:rPr>
        <w:t>ggsave</w:t>
      </w:r>
      <w:r>
        <w:rPr>
          <w:rStyle w:val="NormalTok"/>
        </w:rPr>
        <w:t>(</w:t>
      </w:r>
      <w:r>
        <w:rPr>
          <w:rStyle w:val="KeywordTok"/>
        </w:rPr>
        <w:t>paste0</w:t>
      </w:r>
      <w:r>
        <w:rPr>
          <w:rStyle w:val="NormalTok"/>
        </w:rPr>
        <w:t>(</w:t>
      </w:r>
      <w:r>
        <w:rPr>
          <w:rStyle w:val="StringTok"/>
        </w:rPr>
        <w:t>"p4.NMDS.bray.label.pdf"</w:t>
      </w:r>
      <w:r>
        <w:rPr>
          <w:rStyle w:val="NormalTok"/>
        </w:rPr>
        <w:t xml:space="preserve">), p, </w:t>
      </w:r>
      <w:r>
        <w:rPr>
          <w:rStyle w:val="DataTypeTok"/>
        </w:rPr>
        <w:t>width=</w:t>
      </w:r>
      <w:r>
        <w:rPr>
          <w:rStyle w:val="DecValTok"/>
        </w:rPr>
        <w:t>89</w:t>
      </w:r>
      <w:r>
        <w:rPr>
          <w:rStyle w:val="NormalTok"/>
        </w:rPr>
        <w:t xml:space="preserve">, </w:t>
      </w:r>
      <w:r>
        <w:rPr>
          <w:rStyle w:val="DataTypeTok"/>
        </w:rPr>
        <w:t>height=</w:t>
      </w:r>
      <w:r>
        <w:rPr>
          <w:rStyle w:val="DecValTok"/>
        </w:rPr>
        <w:t>56</w:t>
      </w:r>
      <w:r>
        <w:rPr>
          <w:rStyle w:val="NormalTok"/>
        </w:rPr>
        <w:t xml:space="preserve">, </w:t>
      </w:r>
      <w:r>
        <w:rPr>
          <w:rStyle w:val="DataTypeTok"/>
        </w:rPr>
        <w:t>units=</w:t>
      </w:r>
      <w:r>
        <w:rPr>
          <w:rStyle w:val="StringTok"/>
        </w:rPr>
        <w:t>"mm"</w:t>
      </w:r>
      <w:r>
        <w:rPr>
          <w:rStyle w:val="NormalTok"/>
        </w:rPr>
        <w:t>)</w:t>
      </w:r>
    </w:p>
    <w:p w14:paraId="0AD5B90C" w14:textId="77777777" w:rsidR="00016001" w:rsidRDefault="009C70A8">
      <w:pPr>
        <w:pStyle w:val="FirstParagraph"/>
        <w:rPr>
          <w:lang w:eastAsia="zh-CN"/>
        </w:rPr>
      </w:pPr>
      <w:r>
        <w:rPr>
          <w:lang w:eastAsia="zh-CN"/>
        </w:rPr>
        <w:t>图</w:t>
      </w:r>
      <w:r>
        <w:rPr>
          <w:lang w:eastAsia="zh-CN"/>
        </w:rPr>
        <w:t>4. NMDS</w:t>
      </w:r>
      <w:r>
        <w:rPr>
          <w:lang w:eastAsia="zh-CN"/>
        </w:rPr>
        <w:t>分析样本微生物群落结构，添加样本标签。</w:t>
      </w:r>
    </w:p>
    <w:p w14:paraId="4428B7C2" w14:textId="77777777" w:rsidR="00016001" w:rsidRDefault="009C70A8">
      <w:pPr>
        <w:pStyle w:val="SourceCode"/>
      </w:pPr>
      <w:r>
        <w:rPr>
          <w:rStyle w:val="CommentTok"/>
        </w:rPr>
        <w:t xml:space="preserve"># </w:t>
      </w:r>
      <w:r>
        <w:rPr>
          <w:rStyle w:val="CommentTok"/>
        </w:rPr>
        <w:t>提取两两比较差异检测结果</w:t>
      </w:r>
      <w:r>
        <w:br/>
      </w:r>
      <w:r>
        <w:rPr>
          <w:rStyle w:val="NormalTok"/>
        </w:rPr>
        <w:t>(</w:t>
      </w:r>
      <w:r>
        <w:rPr>
          <w:rStyle w:val="DataTypeTok"/>
        </w:rPr>
        <w:t>pair=</w:t>
      </w:r>
      <w:r>
        <w:rPr>
          <w:rStyle w:val="NormalTok"/>
        </w:rPr>
        <w:t>result[[</w:t>
      </w:r>
      <w:r>
        <w:rPr>
          <w:rStyle w:val="DecValTok"/>
        </w:rPr>
        <w:t>4</w:t>
      </w:r>
      <w:r>
        <w:rPr>
          <w:rStyle w:val="NormalTok"/>
        </w:rPr>
        <w:t>]])</w:t>
      </w:r>
    </w:p>
    <w:p w14:paraId="691E625E" w14:textId="77777777" w:rsidR="00016001" w:rsidRDefault="009C70A8">
      <w:pPr>
        <w:pStyle w:val="SourceCode"/>
      </w:pPr>
      <w:r>
        <w:rPr>
          <w:rStyle w:val="VerbatimChar"/>
        </w:rPr>
        <w:t>##         ID           stat        p</w:t>
      </w:r>
      <w:r>
        <w:br/>
      </w:r>
      <w:r>
        <w:rPr>
          <w:rStyle w:val="VerbatimChar"/>
        </w:rPr>
        <w:t>## 1 KO_VS_OE adonis:R 0.258 p: 0.001</w:t>
      </w:r>
      <w:r>
        <w:br/>
      </w:r>
      <w:r>
        <w:rPr>
          <w:rStyle w:val="VerbatimChar"/>
        </w:rPr>
        <w:t>## 2 KO_VS_WT adonis:R 0.208 p: 0.004</w:t>
      </w:r>
      <w:r>
        <w:br/>
      </w:r>
      <w:r>
        <w:rPr>
          <w:rStyle w:val="VerbatimChar"/>
        </w:rPr>
        <w:t>## 3 OE_VS_WT adonis:R 0.169  p: 0.01</w:t>
      </w:r>
    </w:p>
    <w:p w14:paraId="4DB0A8A2" w14:textId="77777777" w:rsidR="00016001" w:rsidRDefault="009C70A8">
      <w:pPr>
        <w:pStyle w:val="SourceCode"/>
      </w:pPr>
      <w:r>
        <w:rPr>
          <w:rStyle w:val="CommentTok"/>
        </w:rPr>
        <w:t xml:space="preserve"># </w:t>
      </w:r>
      <w:r>
        <w:rPr>
          <w:rStyle w:val="CommentTok"/>
        </w:rPr>
        <w:t>提取全部组整体差异检测结果</w:t>
      </w:r>
      <w:r>
        <w:br/>
      </w:r>
      <w:r>
        <w:rPr>
          <w:rStyle w:val="NormalTok"/>
        </w:rPr>
        <w:t>(</w:t>
      </w:r>
      <w:r>
        <w:rPr>
          <w:rStyle w:val="DataTypeTok"/>
        </w:rPr>
        <w:t>Mtest=</w:t>
      </w:r>
      <w:r>
        <w:rPr>
          <w:rStyle w:val="NormalTok"/>
        </w:rPr>
        <w:t>result[[</w:t>
      </w:r>
      <w:r>
        <w:rPr>
          <w:rStyle w:val="DecValTok"/>
        </w:rPr>
        <w:t>5</w:t>
      </w:r>
      <w:r>
        <w:rPr>
          <w:rStyle w:val="NormalTok"/>
        </w:rPr>
        <w:t>]])</w:t>
      </w:r>
    </w:p>
    <w:p w14:paraId="0D422BB1" w14:textId="77777777" w:rsidR="00016001" w:rsidRDefault="009C70A8">
      <w:pPr>
        <w:pStyle w:val="SourceCode"/>
      </w:pPr>
      <w:r>
        <w:rPr>
          <w:rStyle w:val="VerbatimChar"/>
        </w:rPr>
        <w:t>## [1] "adonis:R 0.269 p: 0.001"</w:t>
      </w:r>
    </w:p>
    <w:p w14:paraId="3E92DACD" w14:textId="77777777" w:rsidR="00016001" w:rsidRDefault="009C70A8">
      <w:pPr>
        <w:pStyle w:val="5"/>
      </w:pPr>
      <w:bookmarkStart w:id="40" w:name="了解phyloseq对象"/>
      <w:r>
        <w:t>了解</w:t>
      </w:r>
      <w:r>
        <w:t>PhyloSeq</w:t>
      </w:r>
      <w:r>
        <w:t>对象</w:t>
      </w:r>
      <w:bookmarkEnd w:id="40"/>
    </w:p>
    <w:p w14:paraId="22E0B87A" w14:textId="77777777" w:rsidR="00016001" w:rsidRDefault="009C70A8">
      <w:pPr>
        <w:pStyle w:val="FirstParagraph"/>
      </w:pPr>
      <w:r>
        <w:t>输入数据除了支持特征表、元数据</w:t>
      </w:r>
      <w:r>
        <w:t>+</w:t>
      </w:r>
      <w:r>
        <w:t>分组；还支持</w:t>
      </w:r>
      <w:r>
        <w:t>phyloseq</w:t>
      </w:r>
      <w:r>
        <w:t>对象。</w:t>
      </w:r>
    </w:p>
    <w:p w14:paraId="2211D72C" w14:textId="77777777" w:rsidR="00016001" w:rsidRDefault="009C70A8">
      <w:pPr>
        <w:pStyle w:val="a0"/>
      </w:pPr>
      <w:r>
        <w:t>我们将特征表和元数据转换为</w:t>
      </w:r>
      <w:r>
        <w:t>PhyloSeq</w:t>
      </w:r>
      <w:r>
        <w:t>对象</w:t>
      </w:r>
      <w:r>
        <w:t>(</w:t>
      </w:r>
      <w:r>
        <w:t>简称</w:t>
      </w:r>
      <w:r>
        <w:t>ps)</w:t>
      </w:r>
    </w:p>
    <w:p w14:paraId="217864F7" w14:textId="77777777" w:rsidR="00016001" w:rsidRDefault="009C70A8">
      <w:pPr>
        <w:pStyle w:val="SourceCode"/>
      </w:pPr>
      <w:r>
        <w:rPr>
          <w:rStyle w:val="CommentTok"/>
        </w:rPr>
        <w:t xml:space="preserve"># </w:t>
      </w:r>
      <w:r>
        <w:rPr>
          <w:rStyle w:val="CommentTok"/>
        </w:rPr>
        <w:t>指定目标分组列为</w:t>
      </w:r>
      <w:r>
        <w:rPr>
          <w:rStyle w:val="CommentTok"/>
        </w:rPr>
        <w:t>Group</w:t>
      </w:r>
      <w:r>
        <w:rPr>
          <w:rStyle w:val="CommentTok"/>
        </w:rPr>
        <w:t>，作为默认分组</w:t>
      </w:r>
      <w:r>
        <w:br/>
      </w:r>
      <w:r>
        <w:rPr>
          <w:rStyle w:val="NormalTok"/>
        </w:rPr>
        <w:t>metadata</w:t>
      </w:r>
      <w:r>
        <w:rPr>
          <w:rStyle w:val="OperatorTok"/>
        </w:rPr>
        <w:t>$</w:t>
      </w:r>
      <w:r>
        <w:rPr>
          <w:rStyle w:val="NormalTok"/>
        </w:rPr>
        <w:t>Group=metadata[[</w:t>
      </w:r>
      <w:r>
        <w:rPr>
          <w:rStyle w:val="StringTok"/>
        </w:rPr>
        <w:t>"Group"</w:t>
      </w:r>
      <w:r>
        <w:rPr>
          <w:rStyle w:val="NormalTok"/>
        </w:rPr>
        <w:t>]]</w:t>
      </w:r>
      <w:r>
        <w:br/>
      </w:r>
      <w:r>
        <w:rPr>
          <w:rStyle w:val="CommentTok"/>
        </w:rPr>
        <w:t xml:space="preserve"># </w:t>
      </w:r>
      <w:r>
        <w:rPr>
          <w:rStyle w:val="CommentTok"/>
        </w:rPr>
        <w:t>输入特征表和元数据为</w:t>
      </w:r>
      <w:r>
        <w:rPr>
          <w:rStyle w:val="CommentTok"/>
        </w:rPr>
        <w:t>PhyloSeq</w:t>
      </w:r>
      <w:r>
        <w:rPr>
          <w:rStyle w:val="CommentTok"/>
        </w:rPr>
        <w:t>对象</w:t>
      </w:r>
      <w:r>
        <w:br/>
      </w:r>
      <w:r>
        <w:rPr>
          <w:rStyle w:val="NormalTok"/>
        </w:rPr>
        <w:lastRenderedPageBreak/>
        <w:t>ps=</w:t>
      </w:r>
      <w:r>
        <w:rPr>
          <w:rStyle w:val="KeywordTok"/>
        </w:rPr>
        <w:t>phyloseq</w:t>
      </w:r>
      <w:r>
        <w:rPr>
          <w:rStyle w:val="NormalTok"/>
        </w:rPr>
        <w:t>(</w:t>
      </w:r>
      <w:r>
        <w:rPr>
          <w:rStyle w:val="KeywordTok"/>
        </w:rPr>
        <w:t>otu_table</w:t>
      </w:r>
      <w:r>
        <w:rPr>
          <w:rStyle w:val="NormalTok"/>
        </w:rPr>
        <w:t>(</w:t>
      </w:r>
      <w:r>
        <w:rPr>
          <w:rStyle w:val="KeywordTok"/>
        </w:rPr>
        <w:t>as.matrix</w:t>
      </w:r>
      <w:r>
        <w:rPr>
          <w:rStyle w:val="NormalTok"/>
        </w:rPr>
        <w:t>(otutab),</w:t>
      </w:r>
      <w:r>
        <w:rPr>
          <w:rStyle w:val="DataTypeTok"/>
        </w:rPr>
        <w:t>taxa_are_rows=</w:t>
      </w:r>
      <w:r>
        <w:rPr>
          <w:rStyle w:val="OtherTok"/>
        </w:rPr>
        <w:t>TRUE</w:t>
      </w:r>
      <w:r>
        <w:rPr>
          <w:rStyle w:val="NormalTok"/>
        </w:rPr>
        <w:t xml:space="preserve">), </w:t>
      </w:r>
      <w:r>
        <w:br/>
      </w:r>
      <w:r>
        <w:rPr>
          <w:rStyle w:val="NormalTok"/>
        </w:rPr>
        <w:t xml:space="preserve">            </w:t>
      </w:r>
      <w:r>
        <w:rPr>
          <w:rStyle w:val="KeywordTok"/>
        </w:rPr>
        <w:t>sample_data</w:t>
      </w:r>
      <w:r>
        <w:rPr>
          <w:rStyle w:val="NormalTok"/>
        </w:rPr>
        <w:t>(metadata),</w:t>
      </w:r>
      <w:r>
        <w:rPr>
          <w:rStyle w:val="KeywordTok"/>
        </w:rPr>
        <w:t>phy_tree</w:t>
      </w:r>
      <w:r>
        <w:rPr>
          <w:rStyle w:val="NormalTok"/>
        </w:rPr>
        <w:t>(tree))</w:t>
      </w:r>
    </w:p>
    <w:p w14:paraId="22C61121" w14:textId="77777777" w:rsidR="00016001" w:rsidRDefault="009C70A8">
      <w:pPr>
        <w:pStyle w:val="FirstParagraph"/>
        <w:rPr>
          <w:lang w:eastAsia="zh-CN"/>
        </w:rPr>
      </w:pPr>
      <w:r>
        <w:rPr>
          <w:lang w:eastAsia="zh-CN"/>
        </w:rPr>
        <w:t>当然，除了常用的</w:t>
      </w:r>
      <w:r>
        <w:rPr>
          <w:lang w:eastAsia="zh-CN"/>
        </w:rPr>
        <w:t>adonis</w:t>
      </w:r>
      <w:r>
        <w:rPr>
          <w:lang w:eastAsia="zh-CN"/>
        </w:rPr>
        <w:t>置换检验，可选</w:t>
      </w:r>
      <w:r>
        <w:rPr>
          <w:lang w:eastAsia="zh-CN"/>
        </w:rPr>
        <w:t>anosim/MRPP</w:t>
      </w:r>
      <w:r>
        <w:rPr>
          <w:lang w:eastAsia="zh-CN"/>
        </w:rPr>
        <w:t>差异显著性检验方法。</w:t>
      </w:r>
    </w:p>
    <w:p w14:paraId="238BD7B6" w14:textId="77777777" w:rsidR="00016001" w:rsidRDefault="009C70A8">
      <w:pPr>
        <w:pStyle w:val="SourceCode"/>
      </w:pPr>
      <w:r>
        <w:rPr>
          <w:rStyle w:val="NormalTok"/>
        </w:rPr>
        <w:t>result=</w:t>
      </w:r>
      <w:r>
        <w:rPr>
          <w:rStyle w:val="KeywordTok"/>
        </w:rPr>
        <w:t>BetaDiv</w:t>
      </w:r>
      <w:r>
        <w:rPr>
          <w:rStyle w:val="NormalTok"/>
        </w:rPr>
        <w:t>(</w:t>
      </w:r>
      <w:r>
        <w:rPr>
          <w:rStyle w:val="DataTypeTok"/>
        </w:rPr>
        <w:t>ps=</w:t>
      </w:r>
      <w:r>
        <w:rPr>
          <w:rStyle w:val="NormalTok"/>
        </w:rPr>
        <w:t xml:space="preserve">ps, </w:t>
      </w:r>
      <w:r>
        <w:rPr>
          <w:rStyle w:val="DataTypeTok"/>
        </w:rPr>
        <w:t>dist=</w:t>
      </w:r>
      <w:r>
        <w:rPr>
          <w:rStyle w:val="StringTok"/>
        </w:rPr>
        <w:t>"bray"</w:t>
      </w:r>
      <w:r>
        <w:rPr>
          <w:rStyle w:val="NormalTok"/>
        </w:rPr>
        <w:t xml:space="preserve">, </w:t>
      </w:r>
      <w:r>
        <w:rPr>
          <w:rStyle w:val="DataTypeTok"/>
        </w:rPr>
        <w:t>method =</w:t>
      </w:r>
      <w:r>
        <w:rPr>
          <w:rStyle w:val="StringTok"/>
        </w:rPr>
        <w:t>"NMDS"</w:t>
      </w:r>
      <w:r>
        <w:rPr>
          <w:rStyle w:val="NormalTok"/>
        </w:rPr>
        <w:t xml:space="preserve">, </w:t>
      </w:r>
      <w:r>
        <w:rPr>
          <w:rStyle w:val="DataTypeTok"/>
        </w:rPr>
        <w:t>Micromet =</w:t>
      </w:r>
      <w:r>
        <w:rPr>
          <w:rStyle w:val="StringTok"/>
        </w:rPr>
        <w:t>"anosim"</w:t>
      </w:r>
      <w:r>
        <w:rPr>
          <w:rStyle w:val="NormalTok"/>
        </w:rPr>
        <w:t>)</w:t>
      </w:r>
    </w:p>
    <w:p w14:paraId="46DF27D9" w14:textId="77777777" w:rsidR="00016001" w:rsidRDefault="009C70A8">
      <w:pPr>
        <w:pStyle w:val="SourceCode"/>
      </w:pPr>
      <w:r>
        <w:rPr>
          <w:rStyle w:val="VerbatimChar"/>
        </w:rPr>
        <w:t xml:space="preserve">## Run 0 stress 0.1251141 </w:t>
      </w:r>
      <w:r>
        <w:br/>
      </w:r>
      <w:r>
        <w:rPr>
          <w:rStyle w:val="VerbatimChar"/>
        </w:rPr>
        <w:t xml:space="preserve">## Run 1 stress 0.1469622 </w:t>
      </w:r>
      <w:r>
        <w:br/>
      </w:r>
      <w:r>
        <w:rPr>
          <w:rStyle w:val="VerbatimChar"/>
        </w:rPr>
        <w:t xml:space="preserve">## Run 2 stress 0.15463 </w:t>
      </w:r>
      <w:r>
        <w:br/>
      </w:r>
      <w:r>
        <w:rPr>
          <w:rStyle w:val="VerbatimChar"/>
        </w:rPr>
        <w:t xml:space="preserve">## Run 3 stress 0.1451619 </w:t>
      </w:r>
      <w:r>
        <w:br/>
      </w:r>
      <w:r>
        <w:rPr>
          <w:rStyle w:val="VerbatimChar"/>
        </w:rPr>
        <w:t xml:space="preserve">## Run 4 stress 0.1300178 </w:t>
      </w:r>
      <w:r>
        <w:br/>
      </w:r>
      <w:r>
        <w:rPr>
          <w:rStyle w:val="VerbatimChar"/>
        </w:rPr>
        <w:t xml:space="preserve">## Run 5 stress 0.1254225 </w:t>
      </w:r>
      <w:r>
        <w:br/>
      </w:r>
      <w:r>
        <w:rPr>
          <w:rStyle w:val="VerbatimChar"/>
        </w:rPr>
        <w:t xml:space="preserve">## ... Procrustes: rmse 0.0262582  max resid 0.09420346 </w:t>
      </w:r>
      <w:r>
        <w:br/>
      </w:r>
      <w:r>
        <w:rPr>
          <w:rStyle w:val="VerbatimChar"/>
        </w:rPr>
        <w:t xml:space="preserve">## Run 6 stress 0.130017 </w:t>
      </w:r>
      <w:r>
        <w:br/>
      </w:r>
      <w:r>
        <w:rPr>
          <w:rStyle w:val="VerbatimChar"/>
        </w:rPr>
        <w:t xml:space="preserve">## Run 7 stress 0.1251126 </w:t>
      </w:r>
      <w:r>
        <w:br/>
      </w:r>
      <w:r>
        <w:rPr>
          <w:rStyle w:val="VerbatimChar"/>
        </w:rPr>
        <w:t>## ... New best solution</w:t>
      </w:r>
      <w:r>
        <w:br/>
      </w:r>
      <w:r>
        <w:rPr>
          <w:rStyle w:val="VerbatimChar"/>
        </w:rPr>
        <w:t xml:space="preserve">## ... Procrustes: rmse 0.000377075  max resid 0.001245755 </w:t>
      </w:r>
      <w:r>
        <w:br/>
      </w:r>
      <w:r>
        <w:rPr>
          <w:rStyle w:val="VerbatimChar"/>
        </w:rPr>
        <w:t>## ... Similar to previous best</w:t>
      </w:r>
      <w:r>
        <w:br/>
      </w:r>
      <w:r>
        <w:rPr>
          <w:rStyle w:val="VerbatimChar"/>
        </w:rPr>
        <w:t>##</w:t>
      </w:r>
      <w:r>
        <w:rPr>
          <w:rStyle w:val="VerbatimChar"/>
        </w:rPr>
        <w:t xml:space="preserve"> Run 8 stress 0.1350171 </w:t>
      </w:r>
      <w:r>
        <w:br/>
      </w:r>
      <w:r>
        <w:rPr>
          <w:rStyle w:val="VerbatimChar"/>
        </w:rPr>
        <w:t xml:space="preserve">## Run 9 stress 0.1461768 </w:t>
      </w:r>
      <w:r>
        <w:br/>
      </w:r>
      <w:r>
        <w:rPr>
          <w:rStyle w:val="VerbatimChar"/>
        </w:rPr>
        <w:t xml:space="preserve">## Run 10 stress 0.1299258 </w:t>
      </w:r>
      <w:r>
        <w:br/>
      </w:r>
      <w:r>
        <w:rPr>
          <w:rStyle w:val="VerbatimChar"/>
        </w:rPr>
        <w:t xml:space="preserve">## Run 11 stress 0.125113 </w:t>
      </w:r>
      <w:r>
        <w:br/>
      </w:r>
      <w:r>
        <w:rPr>
          <w:rStyle w:val="VerbatimChar"/>
        </w:rPr>
        <w:t xml:space="preserve">## ... Procrustes: rmse 0.0001982118  max resid 0.0006302249 </w:t>
      </w:r>
      <w:r>
        <w:br/>
      </w:r>
      <w:r>
        <w:rPr>
          <w:rStyle w:val="VerbatimChar"/>
        </w:rPr>
        <w:t>## ... Similar to previous best</w:t>
      </w:r>
      <w:r>
        <w:br/>
      </w:r>
      <w:r>
        <w:rPr>
          <w:rStyle w:val="VerbatimChar"/>
        </w:rPr>
        <w:t xml:space="preserve">## Run 12 stress 0.129926 </w:t>
      </w:r>
      <w:r>
        <w:br/>
      </w:r>
      <w:r>
        <w:rPr>
          <w:rStyle w:val="VerbatimChar"/>
        </w:rPr>
        <w:t xml:space="preserve">## Run 13 stress 0.1251129 </w:t>
      </w:r>
      <w:r>
        <w:br/>
      </w:r>
      <w:r>
        <w:rPr>
          <w:rStyle w:val="VerbatimChar"/>
        </w:rPr>
        <w:t xml:space="preserve">## ... Procrustes: rmse 0.0001219865  max resid 0.0003856658 </w:t>
      </w:r>
      <w:r>
        <w:br/>
      </w:r>
      <w:r>
        <w:rPr>
          <w:rStyle w:val="VerbatimChar"/>
        </w:rPr>
        <w:t>## ... Similar to previous best</w:t>
      </w:r>
      <w:r>
        <w:br/>
      </w:r>
      <w:r>
        <w:rPr>
          <w:rStyle w:val="VerbatimChar"/>
        </w:rPr>
        <w:t xml:space="preserve">## Run 14 stress 0.1461035 </w:t>
      </w:r>
      <w:r>
        <w:br/>
      </w:r>
      <w:r>
        <w:rPr>
          <w:rStyle w:val="VerbatimChar"/>
        </w:rPr>
        <w:t xml:space="preserve">## Run 15 stress 0.1531808 </w:t>
      </w:r>
      <w:r>
        <w:br/>
      </w:r>
      <w:r>
        <w:rPr>
          <w:rStyle w:val="VerbatimChar"/>
        </w:rPr>
        <w:t xml:space="preserve">## Run 16 stress 0.1254228 </w:t>
      </w:r>
      <w:r>
        <w:br/>
      </w:r>
      <w:r>
        <w:rPr>
          <w:rStyle w:val="VerbatimChar"/>
        </w:rPr>
        <w:t xml:space="preserve">## ... Procrustes: rmse 0.02625897  max resid 0.09412786 </w:t>
      </w:r>
      <w:r>
        <w:br/>
      </w:r>
      <w:r>
        <w:rPr>
          <w:rStyle w:val="VerbatimChar"/>
        </w:rPr>
        <w:t>## Run 17 stress 0.1</w:t>
      </w:r>
      <w:r>
        <w:rPr>
          <w:rStyle w:val="VerbatimChar"/>
        </w:rPr>
        <w:t xml:space="preserve">451606 </w:t>
      </w:r>
      <w:r>
        <w:br/>
      </w:r>
      <w:r>
        <w:rPr>
          <w:rStyle w:val="VerbatimChar"/>
        </w:rPr>
        <w:t xml:space="preserve">## Run 18 stress 0.1428287 </w:t>
      </w:r>
      <w:r>
        <w:br/>
      </w:r>
      <w:r>
        <w:rPr>
          <w:rStyle w:val="VerbatimChar"/>
        </w:rPr>
        <w:t xml:space="preserve">## Run 19 stress 0.1300168 </w:t>
      </w:r>
      <w:r>
        <w:br/>
      </w:r>
      <w:r>
        <w:rPr>
          <w:rStyle w:val="VerbatimChar"/>
        </w:rPr>
        <w:t xml:space="preserve">## Run 20 stress 0.1547488 </w:t>
      </w:r>
      <w:r>
        <w:br/>
      </w:r>
      <w:r>
        <w:rPr>
          <w:rStyle w:val="VerbatimChar"/>
        </w:rPr>
        <w:t>## *** Solution reached</w:t>
      </w:r>
    </w:p>
    <w:p w14:paraId="7A089BA7" w14:textId="77777777" w:rsidR="00016001" w:rsidRDefault="009C70A8">
      <w:pPr>
        <w:pStyle w:val="SourceCode"/>
      </w:pPr>
      <w:r>
        <w:rPr>
          <w:rStyle w:val="NormalTok"/>
        </w:rPr>
        <w:t>result[[</w:t>
      </w:r>
      <w:r>
        <w:rPr>
          <w:rStyle w:val="DecValTok"/>
        </w:rPr>
        <w:t>5</w:t>
      </w:r>
      <w:r>
        <w:rPr>
          <w:rStyle w:val="NormalTok"/>
        </w:rPr>
        <w:t>]]</w:t>
      </w:r>
    </w:p>
    <w:p w14:paraId="37483E1E" w14:textId="77777777" w:rsidR="00016001" w:rsidRDefault="009C70A8">
      <w:pPr>
        <w:pStyle w:val="SourceCode"/>
      </w:pPr>
      <w:r>
        <w:rPr>
          <w:rStyle w:val="VerbatimChar"/>
        </w:rPr>
        <w:t>## [1] "ANOSIM.r 0.507 p: 0.001"</w:t>
      </w:r>
    </w:p>
    <w:p w14:paraId="6983E6D4" w14:textId="77777777" w:rsidR="00016001" w:rsidRDefault="009C70A8">
      <w:pPr>
        <w:pStyle w:val="4"/>
      </w:pPr>
      <w:bookmarkStart w:id="41" w:name="参考文献"/>
      <w:r>
        <w:t>参考文献</w:t>
      </w:r>
      <w:bookmarkEnd w:id="41"/>
    </w:p>
    <w:p w14:paraId="043B3C5E" w14:textId="77777777" w:rsidR="00016001" w:rsidRDefault="009C70A8">
      <w:pPr>
        <w:pStyle w:val="FirstParagraph"/>
      </w:pPr>
      <w:r>
        <w:t>Beta</w:t>
      </w:r>
      <w:r>
        <w:t>多样性和生态相似性</w:t>
      </w:r>
      <w:r>
        <w:t xml:space="preserve"> </w:t>
      </w:r>
      <w:hyperlink r:id="rId31">
        <w:r>
          <w:rPr>
            <w:rStyle w:val="ad"/>
          </w:rPr>
          <w:t>http://blog.sciencenet.cn/blog-3406804-1195182.html</w:t>
        </w:r>
      </w:hyperlink>
    </w:p>
    <w:p w14:paraId="6F87A475" w14:textId="77777777" w:rsidR="00016001" w:rsidRDefault="009C70A8">
      <w:pPr>
        <w:pStyle w:val="a0"/>
      </w:pPr>
      <w:r>
        <w:t xml:space="preserve">Xiao-Tao Jiang, Xin Peng, Guan-Hua Deng, Hua-Fang Sheng, Yu Wang, Hong-Wei Zhou &amp; Nora Fung-Yee Tam. (2013). Illumina Sequencing of 16S rRNA Tag Revealed Spatial Variations of Bacterial Communities in a Mangrove Wetland. Microbial Ecology 66, 96-104, doi: </w:t>
      </w:r>
      <w:hyperlink r:id="rId32">
        <w:r>
          <w:rPr>
            <w:rStyle w:val="ad"/>
          </w:rPr>
          <w:t>https://doi.org/10.1007/s00248-013-0238-8</w:t>
        </w:r>
      </w:hyperlink>
    </w:p>
    <w:p w14:paraId="41BD1331" w14:textId="77777777" w:rsidR="00016001" w:rsidRDefault="009C70A8">
      <w:pPr>
        <w:pStyle w:val="a0"/>
      </w:pPr>
      <w:r>
        <w:lastRenderedPageBreak/>
        <w:t xml:space="preserve">Jingying Zhang, Yong-Xin Liu, Na Zhang, Bin Hu, Tao Jin, Haoran Xu, Yuan Qin, Pengxu Yan, Xiaoning Zhang, Xiaoxuan Guo, Jing Hui, Shouyun Cao, Xin Wang, </w:t>
      </w:r>
      <w:r>
        <w:t xml:space="preserve">Chao Wang, Hui Wang, Baoyuan Qu, Guangyi Fan, Lixing Yuan, Ruben Garrido-Oter, Chengcai Chu &amp; Yang Bai. (2019). NRT1.1B is associated with root microbiota composition and nitrogen use in field-grown rice. Nature Biotechnology 37, 676-684, doi: </w:t>
      </w:r>
      <w:hyperlink r:id="rId33">
        <w:r>
          <w:rPr>
            <w:rStyle w:val="ad"/>
          </w:rPr>
          <w:t>https://doi.org/10.1038/s41587-019-0104-4</w:t>
        </w:r>
      </w:hyperlink>
    </w:p>
    <w:p w14:paraId="0D960DDB" w14:textId="77777777" w:rsidR="00016001" w:rsidRDefault="009C70A8">
      <w:pPr>
        <w:pStyle w:val="a0"/>
      </w:pPr>
      <w:r>
        <w:t>Jingying Zhang, Na Zhang, Yong-Xin Liu, Xiaoning Zhang, Bin Hu, Yuan Qin, Haoran Xu, Hui Wang, Xiaoxuan Guo, Jingmei Qian, Wei Wang, Pengfan Zhang, Tao Jin, Chengcai</w:t>
      </w:r>
      <w:r>
        <w:t xml:space="preserve"> Chu &amp; Yang Bai. (2018). Root microbiota shift in rice correlates with resident time in the field and developmental stage. Science China Life Sciences 61, 613-621, doi: </w:t>
      </w:r>
      <w:hyperlink r:id="rId34">
        <w:r>
          <w:rPr>
            <w:rStyle w:val="ad"/>
          </w:rPr>
          <w:t>https://doi.org/10.1007/s1</w:t>
        </w:r>
        <w:r>
          <w:rPr>
            <w:rStyle w:val="ad"/>
          </w:rPr>
          <w:t>1427-018-9284-4</w:t>
        </w:r>
      </w:hyperlink>
    </w:p>
    <w:p w14:paraId="509E2FDF" w14:textId="77777777" w:rsidR="00016001" w:rsidRDefault="009C70A8">
      <w:pPr>
        <w:pStyle w:val="a0"/>
      </w:pPr>
      <w:r>
        <w:t xml:space="preserve">S. Emilia Hannula, Feng Zhu, Robin Heinen &amp; T. Martijn Bezemer. (2019). Foliar-feeding insects acquire microbiomes from the soil rather than the host plant. Nature Communications 10, 1254, doi: </w:t>
      </w:r>
      <w:hyperlink r:id="rId35">
        <w:r>
          <w:rPr>
            <w:rStyle w:val="ad"/>
          </w:rPr>
          <w:t>https://doi.org/10.1038/s41467-019-09284-w</w:t>
        </w:r>
      </w:hyperlink>
    </w:p>
    <w:p w14:paraId="5F9F6962" w14:textId="77777777" w:rsidR="00016001" w:rsidRDefault="009C70A8">
      <w:pPr>
        <w:pStyle w:val="a0"/>
      </w:pPr>
      <w:r>
        <w:t>Feng Ju, Karin Beck, Xiaole Yin, Andreas Maccagnan, Christa S. McArdell, Heinz P. Singer, David R. Johnson, Tong Zhang &amp; Helmut Bürgmann. (2019). Wastewater treatment plant resistomes are shaped by</w:t>
      </w:r>
      <w:r>
        <w:t xml:space="preserve"> bacterial composition, genetic exchange, and upregulated expression in the effluent microbiomes. The ISME Journal 13, 346-360, doi: </w:t>
      </w:r>
      <w:hyperlink r:id="rId36">
        <w:r>
          <w:rPr>
            <w:rStyle w:val="ad"/>
          </w:rPr>
          <w:t>https://doi.org/10.1038/s41396-018-0277-8</w:t>
        </w:r>
      </w:hyperlink>
    </w:p>
    <w:p w14:paraId="019AB99C" w14:textId="77777777" w:rsidR="00016001" w:rsidRDefault="009C70A8">
      <w:pPr>
        <w:pStyle w:val="a8"/>
      </w:pPr>
      <w:r>
        <w:t>责任编辑：刘永鑫</w:t>
      </w:r>
      <w:r>
        <w:t>(Yong-Xin Li</w:t>
      </w:r>
      <w:r>
        <w:t>u)</w:t>
      </w:r>
    </w:p>
    <w:sectPr w:rsidR="00016001">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Xi Jiao" w:date="2020-06-19T08:48:00Z" w:initials="XJ">
    <w:p w14:paraId="24ED7ABF" w14:textId="77777777" w:rsidR="001D5346" w:rsidRDefault="00DF511D">
      <w:pPr>
        <w:pStyle w:val="af1"/>
        <w:rPr>
          <w:lang w:eastAsia="zh-CN"/>
        </w:rPr>
      </w:pPr>
      <w:r>
        <w:rPr>
          <w:rStyle w:val="af0"/>
        </w:rPr>
        <w:annotationRef/>
      </w:r>
      <w:r w:rsidR="001D5346">
        <w:rPr>
          <w:rFonts w:hint="eastAsia"/>
          <w:lang w:eastAsia="zh-CN"/>
        </w:rPr>
        <w:t>刘老师，您好。</w:t>
      </w:r>
    </w:p>
    <w:p w14:paraId="6DD13492" w14:textId="77777777" w:rsidR="001D5346" w:rsidRDefault="001D5346">
      <w:pPr>
        <w:pStyle w:val="af1"/>
        <w:rPr>
          <w:lang w:eastAsia="zh-CN"/>
        </w:rPr>
      </w:pPr>
      <w:r>
        <w:rPr>
          <w:rFonts w:hint="eastAsia"/>
          <w:lang w:eastAsia="zh-CN"/>
        </w:rPr>
        <w:t>这篇文章我在下面的链接中看到过，我不能确定谁是原创。</w:t>
      </w:r>
    </w:p>
    <w:p w14:paraId="21B07133" w14:textId="6991443A" w:rsidR="00DF511D" w:rsidRDefault="001D5346">
      <w:pPr>
        <w:pStyle w:val="af1"/>
        <w:rPr>
          <w:lang w:eastAsia="zh-CN"/>
        </w:rPr>
      </w:pPr>
      <w:r>
        <w:rPr>
          <w:rFonts w:hint="eastAsia"/>
          <w:lang w:eastAsia="zh-CN"/>
        </w:rPr>
        <w:t>老师，非原创贴子，大量引用</w:t>
      </w:r>
      <w:r>
        <w:rPr>
          <w:rFonts w:hint="eastAsia"/>
          <w:lang w:eastAsia="zh-CN"/>
        </w:rPr>
        <w:t>是否</w:t>
      </w:r>
      <w:r>
        <w:rPr>
          <w:rFonts w:hint="eastAsia"/>
          <w:lang w:eastAsia="zh-CN"/>
        </w:rPr>
        <w:t>需要征得作者同意？以免出书以后引起利益纠纷？</w:t>
      </w:r>
      <w:r w:rsidRPr="001D5346">
        <w:rPr>
          <w:lang w:eastAsia="zh-CN"/>
        </w:rPr>
        <w:t>https://blog.csdn.net/enyayang/article/details/101537751</w:t>
      </w:r>
    </w:p>
  </w:comment>
  <w:comment w:id="10" w:author="Xi Jiao" w:date="2020-06-19T22:32:00Z" w:initials="XJ">
    <w:p w14:paraId="04F34356" w14:textId="2D75BA4C" w:rsidR="00DB5A10" w:rsidRDefault="00DB5A10">
      <w:pPr>
        <w:pStyle w:val="af1"/>
        <w:rPr>
          <w:lang w:eastAsia="zh-CN"/>
        </w:rPr>
      </w:pPr>
      <w:r>
        <w:rPr>
          <w:rStyle w:val="af0"/>
        </w:rPr>
        <w:annotationRef/>
      </w:r>
      <w:r>
        <w:rPr>
          <w:rFonts w:hint="eastAsia"/>
          <w:lang w:eastAsia="zh-CN"/>
        </w:rPr>
        <w:t>双零现象，您考虑一下，是否需要解释一下呢</w:t>
      </w:r>
      <w:r>
        <w:rPr>
          <w:rFonts w:hint="eastAsia"/>
          <w:lang w:eastAsia="zh-CN"/>
        </w:rPr>
        <w:t>?</w:t>
      </w:r>
    </w:p>
  </w:comment>
  <w:comment w:id="11" w:author="Xi Jiao" w:date="2020-06-19T22:25:00Z" w:initials="XJ">
    <w:p w14:paraId="3D0ADEB4" w14:textId="027A3892" w:rsidR="004E4C60" w:rsidRDefault="004E4C60">
      <w:pPr>
        <w:pStyle w:val="af1"/>
        <w:rPr>
          <w:lang w:eastAsia="zh-CN"/>
        </w:rPr>
      </w:pPr>
      <w:r>
        <w:rPr>
          <w:rStyle w:val="af0"/>
        </w:rPr>
        <w:annotationRef/>
      </w:r>
      <w:r>
        <w:rPr>
          <w:rFonts w:hint="eastAsia"/>
          <w:lang w:eastAsia="zh-CN"/>
        </w:rPr>
        <w:t>上文没有提出“</w:t>
      </w:r>
      <w:r>
        <w:rPr>
          <w:lang w:eastAsia="zh-CN"/>
        </w:rPr>
        <w:t>对称指数和非对称指数</w:t>
      </w:r>
      <w:r>
        <w:rPr>
          <w:rFonts w:hint="eastAsia"/>
          <w:lang w:eastAsia="zh-CN"/>
        </w:rPr>
        <w:t>”</w:t>
      </w:r>
    </w:p>
  </w:comment>
  <w:comment w:id="13" w:author="Xi Jiao" w:date="2020-06-19T23:19:00Z" w:initials="XJ">
    <w:p w14:paraId="06424DA1" w14:textId="407CD771" w:rsidR="0001142F" w:rsidRDefault="0001142F">
      <w:pPr>
        <w:pStyle w:val="af1"/>
        <w:rPr>
          <w:rFonts w:hint="eastAsia"/>
          <w:lang w:eastAsia="zh-CN"/>
        </w:rPr>
      </w:pPr>
      <w:r>
        <w:rPr>
          <w:rStyle w:val="af0"/>
        </w:rPr>
        <w:annotationRef/>
      </w:r>
      <w:r>
        <w:rPr>
          <w:rFonts w:hint="eastAsia"/>
          <w:lang w:eastAsia="zh-CN"/>
        </w:rPr>
        <w:t>从这里开始，</w:t>
      </w:r>
      <w:r w:rsidR="00C4398C">
        <w:rPr>
          <w:rFonts w:hint="eastAsia"/>
          <w:lang w:eastAsia="zh-CN"/>
        </w:rPr>
        <w:t>排序介绍引用了好几篇其他文章的定义和解释。</w:t>
      </w:r>
    </w:p>
  </w:comment>
  <w:comment w:id="34" w:author="Xi Jiao" w:date="2020-06-19T23:13:00Z" w:initials="XJ">
    <w:p w14:paraId="227BF736" w14:textId="39BC29D2" w:rsidR="008C0DB2" w:rsidRDefault="008C0DB2">
      <w:pPr>
        <w:pStyle w:val="af1"/>
        <w:rPr>
          <w:rFonts w:ascii="PingFangSC-Light" w:hAnsi="PingFangSC-Light"/>
          <w:color w:val="333333"/>
          <w:spacing w:val="24"/>
          <w:sz w:val="23"/>
          <w:szCs w:val="23"/>
          <w:shd w:val="clear" w:color="auto" w:fill="FFFFFF"/>
        </w:rPr>
      </w:pPr>
      <w:r>
        <w:rPr>
          <w:rStyle w:val="af0"/>
        </w:rPr>
        <w:annotationRef/>
      </w:r>
      <w:r>
        <w:rPr>
          <w:rFonts w:ascii="PingFangSC-Light" w:hAnsi="PingFangSC-Light" w:hint="eastAsia"/>
          <w:color w:val="333333"/>
          <w:spacing w:val="24"/>
          <w:sz w:val="23"/>
          <w:szCs w:val="23"/>
          <w:shd w:val="clear" w:color="auto" w:fill="FFFFFF"/>
          <w:lang w:eastAsia="zh-CN"/>
        </w:rPr>
        <w:t>题目是：</w:t>
      </w:r>
      <w:r>
        <w:rPr>
          <w:rFonts w:ascii="PingFangSC-Light" w:hAnsi="PingFangSC-Light"/>
          <w:color w:val="333333"/>
          <w:spacing w:val="24"/>
          <w:sz w:val="23"/>
          <w:szCs w:val="23"/>
          <w:shd w:val="clear" w:color="auto" w:fill="FFFFFF"/>
        </w:rPr>
        <w:t>Wastewater treatment plant resistomes are shaped by bacterial composition, genetic exchange, and upregulated expression in the effluent microbiomes</w:t>
      </w:r>
    </w:p>
    <w:p w14:paraId="029D4093" w14:textId="1AE776ED" w:rsidR="008C0DB2" w:rsidRDefault="008C0DB2">
      <w:pPr>
        <w:pStyle w:val="af1"/>
        <w:rPr>
          <w:rFonts w:ascii="PingFangSC-Light" w:hAnsi="PingFangSC-Light"/>
          <w:color w:val="333333"/>
          <w:spacing w:val="24"/>
          <w:sz w:val="23"/>
          <w:szCs w:val="23"/>
          <w:shd w:val="clear" w:color="auto" w:fill="FFFFFF"/>
        </w:rPr>
      </w:pPr>
      <w:r>
        <w:rPr>
          <w:rFonts w:ascii="PingFangSC-Light" w:hAnsi="PingFangSC-Light" w:hint="eastAsia"/>
          <w:color w:val="333333"/>
          <w:spacing w:val="24"/>
          <w:sz w:val="23"/>
          <w:szCs w:val="23"/>
          <w:shd w:val="clear" w:color="auto" w:fill="FFFFFF"/>
          <w:lang w:eastAsia="zh-CN"/>
        </w:rPr>
        <w:t>感觉题目翻译很怪，如果重新翻译一下，就更好了</w:t>
      </w:r>
    </w:p>
    <w:p w14:paraId="26184D7A" w14:textId="35A8A984" w:rsidR="008C0DB2" w:rsidRDefault="008C0DB2">
      <w:pPr>
        <w:pStyle w:val="af1"/>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1B07133" w15:done="0"/>
  <w15:commentEx w15:paraId="04F34356" w15:done="0"/>
  <w15:commentEx w15:paraId="3D0ADEB4" w15:done="0"/>
  <w15:commentEx w15:paraId="06424DA1" w15:done="0"/>
  <w15:commentEx w15:paraId="26184D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6FA41" w16cex:dateUtc="2020-06-19T00:48:00Z"/>
  <w16cex:commentExtensible w16cex:durableId="2297BB8F" w16cex:dateUtc="2020-06-19T14:32:00Z"/>
  <w16cex:commentExtensible w16cex:durableId="2297B9D5" w16cex:dateUtc="2020-06-19T14:25:00Z"/>
  <w16cex:commentExtensible w16cex:durableId="2297C69C" w16cex:dateUtc="2020-06-19T15:19:00Z"/>
  <w16cex:commentExtensible w16cex:durableId="2297C526" w16cex:dateUtc="2020-06-19T15: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1B07133" w16cid:durableId="2296FA41"/>
  <w16cid:commentId w16cid:paraId="04F34356" w16cid:durableId="2297BB8F"/>
  <w16cid:commentId w16cid:paraId="3D0ADEB4" w16cid:durableId="2297B9D5"/>
  <w16cid:commentId w16cid:paraId="06424DA1" w16cid:durableId="2297C69C"/>
  <w16cid:commentId w16cid:paraId="26184D7A" w16cid:durableId="2297C5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BBD2E9" w14:textId="77777777" w:rsidR="009C70A8" w:rsidRDefault="009C70A8">
      <w:pPr>
        <w:spacing w:after="0"/>
      </w:pPr>
      <w:r>
        <w:separator/>
      </w:r>
    </w:p>
  </w:endnote>
  <w:endnote w:type="continuationSeparator" w:id="0">
    <w:p w14:paraId="0960EDB8" w14:textId="77777777" w:rsidR="009C70A8" w:rsidRDefault="009C70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PingFangSC-Ligh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5FD792" w14:textId="77777777" w:rsidR="009C70A8" w:rsidRDefault="009C70A8">
      <w:r>
        <w:separator/>
      </w:r>
    </w:p>
  </w:footnote>
  <w:footnote w:type="continuationSeparator" w:id="0">
    <w:p w14:paraId="532D266B" w14:textId="77777777" w:rsidR="009C70A8" w:rsidRDefault="009C70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05035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1696BE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CE0AD0C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 w15:restartNumberingAfterBreak="0">
    <w:nsid w:val="71315DCA"/>
    <w:multiLevelType w:val="multilevel"/>
    <w:tmpl w:val="1CFEAC0C"/>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num w:numId="1">
    <w:abstractNumId w:val="1"/>
  </w:num>
  <w:num w:numId="2">
    <w:abstractNumId w:val="0"/>
  </w:num>
  <w:num w:numId="3">
    <w:abstractNumId w:val="0"/>
  </w:num>
  <w:num w:numId="4">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abstractNumId w:val="0"/>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Xi Jiao">
    <w15:presenceInfo w15:providerId="Windows Live" w15:userId="614997edaeb68a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42F"/>
    <w:rsid w:val="00011C8B"/>
    <w:rsid w:val="00016001"/>
    <w:rsid w:val="00104C99"/>
    <w:rsid w:val="001B24C0"/>
    <w:rsid w:val="001D5346"/>
    <w:rsid w:val="00300B77"/>
    <w:rsid w:val="00366622"/>
    <w:rsid w:val="004E29B3"/>
    <w:rsid w:val="004E4C60"/>
    <w:rsid w:val="00590D07"/>
    <w:rsid w:val="006A6B77"/>
    <w:rsid w:val="00784D58"/>
    <w:rsid w:val="008C0DB2"/>
    <w:rsid w:val="008D6863"/>
    <w:rsid w:val="00900070"/>
    <w:rsid w:val="00940805"/>
    <w:rsid w:val="009C70A8"/>
    <w:rsid w:val="00B86B75"/>
    <w:rsid w:val="00BC48D5"/>
    <w:rsid w:val="00C36279"/>
    <w:rsid w:val="00C4398C"/>
    <w:rsid w:val="00DB5A10"/>
    <w:rsid w:val="00DF511D"/>
    <w:rsid w:val="00E315A3"/>
    <w:rsid w:val="00FB421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C1A6B"/>
  <w15:docId w15:val="{C8B385EA-D5A1-4793-BB8B-DEF8FE30F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ae">
    <w:name w:val="Balloon Text"/>
    <w:basedOn w:val="a"/>
    <w:link w:val="af"/>
    <w:semiHidden/>
    <w:unhideWhenUsed/>
    <w:rsid w:val="00940805"/>
    <w:pPr>
      <w:spacing w:after="0"/>
    </w:pPr>
    <w:rPr>
      <w:sz w:val="18"/>
      <w:szCs w:val="18"/>
    </w:rPr>
  </w:style>
  <w:style w:type="character" w:customStyle="1" w:styleId="af">
    <w:name w:val="批注框文本 字符"/>
    <w:basedOn w:val="a1"/>
    <w:link w:val="ae"/>
    <w:semiHidden/>
    <w:rsid w:val="00940805"/>
    <w:rPr>
      <w:sz w:val="18"/>
      <w:szCs w:val="18"/>
    </w:rPr>
  </w:style>
  <w:style w:type="character" w:styleId="af0">
    <w:name w:val="annotation reference"/>
    <w:basedOn w:val="a1"/>
    <w:semiHidden/>
    <w:unhideWhenUsed/>
    <w:rsid w:val="00DF511D"/>
    <w:rPr>
      <w:sz w:val="21"/>
      <w:szCs w:val="21"/>
    </w:rPr>
  </w:style>
  <w:style w:type="paragraph" w:styleId="af1">
    <w:name w:val="annotation text"/>
    <w:basedOn w:val="a"/>
    <w:link w:val="af2"/>
    <w:semiHidden/>
    <w:unhideWhenUsed/>
    <w:rsid w:val="00DF511D"/>
  </w:style>
  <w:style w:type="character" w:customStyle="1" w:styleId="af2">
    <w:name w:val="批注文字 字符"/>
    <w:basedOn w:val="a1"/>
    <w:link w:val="af1"/>
    <w:semiHidden/>
    <w:rsid w:val="00DF511D"/>
  </w:style>
  <w:style w:type="paragraph" w:styleId="af3">
    <w:name w:val="annotation subject"/>
    <w:basedOn w:val="af1"/>
    <w:next w:val="af1"/>
    <w:link w:val="af4"/>
    <w:semiHidden/>
    <w:unhideWhenUsed/>
    <w:rsid w:val="00DF511D"/>
    <w:rPr>
      <w:b/>
      <w:bCs/>
    </w:rPr>
  </w:style>
  <w:style w:type="character" w:customStyle="1" w:styleId="af4">
    <w:name w:val="批注主题 字符"/>
    <w:basedOn w:val="af2"/>
    <w:link w:val="af3"/>
    <w:semiHidden/>
    <w:rsid w:val="00DF511D"/>
    <w:rPr>
      <w:b/>
      <w:bCs/>
    </w:rPr>
  </w:style>
  <w:style w:type="character" w:styleId="af5">
    <w:name w:val="FollowedHyperlink"/>
    <w:basedOn w:val="a1"/>
    <w:semiHidden/>
    <w:unhideWhenUsed/>
    <w:rsid w:val="008C0DB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hyperlink" Target="https://mp.weixin.qq.com/s/UNpXzOpknQcU_BN2hyEyGw" TargetMode="External"/><Relationship Id="rId26" Type="http://schemas.openxmlformats.org/officeDocument/2006/relationships/image" Target="media/image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mp.weixin.qq.com/s/uiXqcGZEt3QX-V49r88J2w" TargetMode="External"/><Relationship Id="rId34" Type="http://schemas.openxmlformats.org/officeDocument/2006/relationships/hyperlink" Target="https://doi.org/10.1007/s11427-018-9284-4" TargetMode="External"/><Relationship Id="rId7" Type="http://schemas.openxmlformats.org/officeDocument/2006/relationships/comments" Target="comments.xml"/><Relationship Id="rId12" Type="http://schemas.openxmlformats.org/officeDocument/2006/relationships/hyperlink" Target="http://mb3is.megx.net/gustame/home" TargetMode="External"/><Relationship Id="rId17" Type="http://schemas.openxmlformats.org/officeDocument/2006/relationships/image" Target="media/image5.jpg"/><Relationship Id="rId25" Type="http://schemas.openxmlformats.org/officeDocument/2006/relationships/hyperlink" Target="https://mp.weixin.qq.com/s/cbeLDj4Q-Zsu7jjyn1iffQ" TargetMode="External"/><Relationship Id="rId33" Type="http://schemas.openxmlformats.org/officeDocument/2006/relationships/hyperlink" Target="https://doi.org/10.1038/s41587-019-0104-4" TargetMode="External"/><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mp.weixin.qq.com/s/YplXZjsOnadHkmyR9IlYAg" TargetMode="External"/><Relationship Id="rId20" Type="http://schemas.openxmlformats.org/officeDocument/2006/relationships/hyperlink" Target="https://doi.org/10.1038/s41467-019-09284-w"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24" Type="http://schemas.openxmlformats.org/officeDocument/2006/relationships/image" Target="media/image8.jpg"/><Relationship Id="rId32" Type="http://schemas.openxmlformats.org/officeDocument/2006/relationships/hyperlink" Target="https://doi.org/10.1007/s00248-013-0238-8"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oi.org/10.1038/s41396-018-0277-8" TargetMode="External"/><Relationship Id="rId28" Type="http://schemas.openxmlformats.org/officeDocument/2006/relationships/image" Target="media/image10.png"/><Relationship Id="rId36" Type="http://schemas.openxmlformats.org/officeDocument/2006/relationships/hyperlink" Target="https://doi.org/10.1038/s41396-018-0277-8" TargetMode="External"/><Relationship Id="rId10" Type="http://schemas.microsoft.com/office/2018/08/relationships/commentsExtensible" Target="commentsExtensible.xml"/><Relationship Id="rId19" Type="http://schemas.openxmlformats.org/officeDocument/2006/relationships/image" Target="media/image6.jpg"/><Relationship Id="rId31" Type="http://schemas.openxmlformats.org/officeDocument/2006/relationships/hyperlink" Target="http://blog.sciencenet.cn/blog-3406804-1195182.html"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7.jpg"/><Relationship Id="rId27" Type="http://schemas.openxmlformats.org/officeDocument/2006/relationships/hyperlink" Target="https://mp.weixin.qq.com/s/KmMDEmptBKz8Fv7VSdz2Jg" TargetMode="External"/><Relationship Id="rId30" Type="http://schemas.openxmlformats.org/officeDocument/2006/relationships/image" Target="media/image12.png"/><Relationship Id="rId35" Type="http://schemas.openxmlformats.org/officeDocument/2006/relationships/hyperlink" Target="https://doi.org/10.1038/s41467-019-09284-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3252</Words>
  <Characters>18539</Characters>
  <Application>Microsoft Office Word</Application>
  <DocSecurity>0</DocSecurity>
  <Lines>154</Lines>
  <Paragraphs>43</Paragraphs>
  <ScaleCrop>false</ScaleCrop>
  <Company/>
  <LinksUpToDate>false</LinksUpToDate>
  <CharactersWithSpaces>21748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Beta多样性PCoA/NMDS排序分析</dc:title>
  <dc:creator>文涛 南京农业大学</dc:creator>
  <cp:keywords/>
  <cp:lastModifiedBy>Xi Jiao</cp:lastModifiedBy>
  <cp:revision>5</cp:revision>
  <dcterms:created xsi:type="dcterms:W3CDTF">2020-06-16T16:54:00Z</dcterms:created>
  <dcterms:modified xsi:type="dcterms:W3CDTF">2020-06-19T15:20:00Z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2020/6/17</vt:lpwstr>
  </property>
  <property fmtid="{D5CDD505-2E9C-101B-9397-08002B2CF9AE}" pid="3" name="output">
    <vt:lpwstr>word_document</vt:lpwstr>
  </property>
</Properties>
</file>